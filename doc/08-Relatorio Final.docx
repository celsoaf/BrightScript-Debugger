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eastAsia="pt-PT"/>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1FEB7EB6" w:rsidR="00966E9E" w:rsidRPr="00A36E9D" w:rsidRDefault="00966E9E" w:rsidP="00B5654C">
      <w:pPr>
        <w:jc w:val="center"/>
      </w:pPr>
      <w:r w:rsidRPr="00A36E9D">
        <w:t>BrightScript</w:t>
      </w:r>
      <w:r w:rsidR="00EB265F">
        <w:t xml:space="preserve"> </w:t>
      </w:r>
      <w:r w:rsidR="00EB265F" w:rsidRPr="00A36E9D">
        <w:t>Debugger</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B0798A" w:rsidRDefault="00966E9E" w:rsidP="00470771">
      <w:r w:rsidRPr="00666566">
        <w:tab/>
      </w:r>
      <w:r w:rsidR="00A5217B" w:rsidRPr="00666566">
        <w:tab/>
      </w:r>
      <w:r w:rsidR="00A5217B" w:rsidRPr="00666566">
        <w:tab/>
      </w:r>
      <w:r w:rsidR="00A5217B" w:rsidRPr="00666566">
        <w:tab/>
      </w:r>
      <w:r w:rsidR="002C55BB" w:rsidRPr="00B0798A">
        <w:t>Jury</w:t>
      </w:r>
      <w:r w:rsidR="00A5217B" w:rsidRPr="00B0798A">
        <w:t>:</w:t>
      </w:r>
    </w:p>
    <w:p w14:paraId="744918D7" w14:textId="68B05A43" w:rsidR="00BF6623" w:rsidRPr="00B0798A" w:rsidRDefault="00A5217B" w:rsidP="00576574">
      <w:pPr>
        <w:jc w:val="left"/>
        <w:sectPr w:rsidR="00BF6623" w:rsidRPr="00B0798A">
          <w:footerReference w:type="default" r:id="rId9"/>
          <w:pgSz w:w="11906" w:h="16838"/>
          <w:pgMar w:top="1440" w:right="1440" w:bottom="1440" w:left="1440" w:header="708" w:footer="708" w:gutter="0"/>
          <w:cols w:space="708"/>
          <w:docGrid w:linePitch="360"/>
        </w:sectPr>
      </w:pPr>
      <w:r w:rsidRPr="00B0798A">
        <w:tab/>
        <w:t xml:space="preserve">    </w:t>
      </w:r>
      <w:r w:rsidR="002C55BB" w:rsidRPr="00B0798A">
        <w:t>President</w:t>
      </w:r>
      <w:r w:rsidRPr="00B0798A">
        <w:t>:</w:t>
      </w:r>
      <w:r w:rsidRPr="00B0798A">
        <w:tab/>
      </w:r>
      <w:r w:rsidR="002C55BB" w:rsidRPr="00B0798A">
        <w:tab/>
      </w:r>
      <w:r w:rsidRPr="00B0798A">
        <w:t>Eng. Manuel Barata</w:t>
      </w:r>
    </w:p>
    <w:p w14:paraId="4C990CCB" w14:textId="58C20DA8" w:rsidR="00BF6623" w:rsidRPr="00F8608E" w:rsidRDefault="00DA4499" w:rsidP="00112115">
      <w:pPr>
        <w:pStyle w:val="Cabealho1"/>
        <w:numPr>
          <w:ilvl w:val="0"/>
          <w:numId w:val="0"/>
        </w:numPr>
        <w:rPr>
          <w:lang w:val="en-US"/>
        </w:rPr>
      </w:pPr>
      <w:bookmarkStart w:id="0" w:name="_Toc466406991"/>
      <w:bookmarkStart w:id="1" w:name="_GoBack"/>
      <w:bookmarkEnd w:id="1"/>
      <w:r>
        <w:rPr>
          <w:lang w:val="en-US"/>
        </w:rPr>
        <w:lastRenderedPageBreak/>
        <w:t>Abstract</w:t>
      </w:r>
      <w:bookmarkEnd w:id="0"/>
    </w:p>
    <w:p w14:paraId="7D7AB01A" w14:textId="0F9D49CC" w:rsidR="003B0DB7" w:rsidRDefault="003B0DB7" w:rsidP="00470771">
      <w:pPr>
        <w:rPr>
          <w:lang w:val="en-US"/>
        </w:rPr>
      </w:pPr>
    </w:p>
    <w:p w14:paraId="24FB97FE" w14:textId="77777777" w:rsidR="00F50691" w:rsidRPr="00F7611B" w:rsidRDefault="00F50691" w:rsidP="00F50691">
      <w:pPr>
        <w:rPr>
          <w:lang w:val="en-US"/>
        </w:rPr>
      </w:pPr>
      <w:r w:rsidRPr="00F7611B">
        <w:rPr>
          <w:lang w:val="en-US"/>
        </w:rPr>
        <w:t xml:space="preserve">BrigthScript is a programming language based on </w:t>
      </w:r>
      <w:r>
        <w:rPr>
          <w:lang w:val="en-US"/>
        </w:rPr>
        <w:t xml:space="preserve">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77777777" w:rsidR="00F50691" w:rsidRDefault="00F50691" w:rsidP="00F50691">
      <w:pPr>
        <w:rPr>
          <w:lang w:val="en-US"/>
        </w:rPr>
      </w:pPr>
      <w:r w:rsidRPr="006940EA">
        <w:rPr>
          <w:lang w:val="en-US"/>
        </w:rPr>
        <w:t>After some analysis,</w:t>
      </w:r>
      <w:r>
        <w:rPr>
          <w:lang w:val="en-US"/>
        </w:rPr>
        <w:t xml:space="preserve"> we</w:t>
      </w:r>
      <w:r w:rsidRPr="006940EA">
        <w:rPr>
          <w:lang w:val="en-US"/>
        </w:rPr>
        <w:t xml:space="preserve"> could not </w:t>
      </w:r>
      <w:r>
        <w:rPr>
          <w:lang w:val="en-US"/>
        </w:rPr>
        <w:t xml:space="preserve">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w:t>
      </w:r>
      <w:r w:rsidRPr="006940EA">
        <w:rPr>
          <w:lang w:val="en-US"/>
        </w:rPr>
        <w:t>syntax highlighting</w:t>
      </w:r>
      <w:r>
        <w:rPr>
          <w:lang w:val="en-US"/>
        </w:rPr>
        <w:t>.</w:t>
      </w:r>
    </w:p>
    <w:p w14:paraId="7BC3E18A" w14:textId="77777777" w:rsidR="00F50691" w:rsidRDefault="00F50691" w:rsidP="00F50691">
      <w:pPr>
        <w:rPr>
          <w:lang w:val="en-US"/>
        </w:rPr>
      </w:pPr>
      <w:r>
        <w:rPr>
          <w:lang w:val="en-US"/>
        </w:rPr>
        <w:t>The goal of t</w:t>
      </w:r>
      <w:r w:rsidRPr="00DF32A0">
        <w:rPr>
          <w:lang w:val="en-US"/>
        </w:rPr>
        <w:t xml:space="preserve">his project is </w:t>
      </w:r>
      <w:r>
        <w:rPr>
          <w:lang w:val="en-US"/>
        </w:rPr>
        <w:t xml:space="preserve">therefore </w:t>
      </w:r>
      <w:r w:rsidRPr="00DF32A0">
        <w:rPr>
          <w:lang w:val="en-US"/>
        </w:rPr>
        <w:t xml:space="preserve">to implement an integrated tool </w:t>
      </w:r>
      <w:r>
        <w:rPr>
          <w:lang w:val="en-US"/>
        </w:rPr>
        <w:t xml:space="preserve">for application development thereby simplifying the development process, that includes debugging. This tool supports syntax validation, code compilation, intellisense and graphical debug interaction. </w:t>
      </w:r>
    </w:p>
    <w:p w14:paraId="24B07501" w14:textId="77777777" w:rsidR="00F50691" w:rsidRDefault="00F50691" w:rsidP="00F50691">
      <w:pPr>
        <w:rPr>
          <w:lang w:val="en-US"/>
        </w:rPr>
      </w:pPr>
      <w:r>
        <w:rPr>
          <w:lang w:val="en-US"/>
        </w:rPr>
        <w:t xml:space="preserve">Visual Studio is an Integrated Development Environment created by Microsoft and it is the main tool for the development of Windows applications. </w:t>
      </w:r>
      <w:r w:rsidRPr="00DF32A0">
        <w:rPr>
          <w:lang w:val="en-US"/>
        </w:rPr>
        <w:t xml:space="preserve">The tool is </w:t>
      </w:r>
      <w:r>
        <w:rPr>
          <w:lang w:val="en-US"/>
        </w:rPr>
        <w:t xml:space="preserve">materialized as </w:t>
      </w:r>
      <w:r w:rsidRPr="00DF32A0">
        <w:rPr>
          <w:lang w:val="en-US"/>
        </w:rPr>
        <w:t>a Visual St</w:t>
      </w:r>
      <w:r>
        <w:rPr>
          <w:lang w:val="en-US"/>
        </w:rPr>
        <w:t>udio plugin for the BrightScript language. This plugin uses the language services provided by Visual Studio SDK.</w:t>
      </w:r>
    </w:p>
    <w:p w14:paraId="2085633C" w14:textId="77777777" w:rsidR="00F50691" w:rsidRDefault="00F50691" w:rsidP="00F50691">
      <w:pPr>
        <w:rPr>
          <w:lang w:val="en-US"/>
        </w:rPr>
      </w:pPr>
      <w:r>
        <w:rPr>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470771">
      <w:pPr>
        <w:rPr>
          <w:lang w:val="en-US"/>
        </w:rPr>
      </w:pPr>
      <w:r>
        <w:rPr>
          <w:lang w:val="en-US"/>
        </w:rPr>
        <w:t xml:space="preserve">The idea for this project was a consequence of the author’s involvement on </w:t>
      </w:r>
      <w:r w:rsidRPr="00935AA7">
        <w:rPr>
          <w:lang w:val="en-US"/>
        </w:rPr>
        <w:t>SkyStore</w:t>
      </w:r>
      <w:r>
        <w:rPr>
          <w:lang w:val="en-US"/>
        </w:rPr>
        <w:t xml:space="preserve"> Roku App development, for Sky UK Limited Company. </w:t>
      </w:r>
      <w:r w:rsidR="00F4244A" w:rsidRPr="0095679C">
        <w:rPr>
          <w:lang w:val="en-US"/>
        </w:rPr>
        <w:br w:type="page"/>
      </w:r>
    </w:p>
    <w:bookmarkStart w:id="2" w:name="_Toc466406992"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Cabealho1"/>
            <w:rPr>
              <w:lang w:val="en-US"/>
            </w:rPr>
          </w:pPr>
          <w:r>
            <w:rPr>
              <w:lang w:val="en-US"/>
            </w:rPr>
            <w:t>Index</w:t>
          </w:r>
          <w:bookmarkEnd w:id="2"/>
        </w:p>
        <w:p w14:paraId="38C9029E" w14:textId="571DA371" w:rsidR="00B135FF" w:rsidRDefault="00F4244A">
          <w:pPr>
            <w:pStyle w:val="ndice1"/>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6406991" w:history="1">
            <w:r w:rsidR="00B135FF" w:rsidRPr="007E41E5">
              <w:rPr>
                <w:rStyle w:val="Hiperligao"/>
                <w:noProof/>
                <w:lang w:val="en-US"/>
              </w:rPr>
              <w:t>Abstract</w:t>
            </w:r>
            <w:r w:rsidR="00B135FF">
              <w:rPr>
                <w:noProof/>
                <w:webHidden/>
              </w:rPr>
              <w:tab/>
            </w:r>
            <w:r w:rsidR="00B135FF">
              <w:rPr>
                <w:noProof/>
                <w:webHidden/>
              </w:rPr>
              <w:fldChar w:fldCharType="begin"/>
            </w:r>
            <w:r w:rsidR="00B135FF">
              <w:rPr>
                <w:noProof/>
                <w:webHidden/>
              </w:rPr>
              <w:instrText xml:space="preserve"> PAGEREF _Toc466406991 \h </w:instrText>
            </w:r>
            <w:r w:rsidR="00B135FF">
              <w:rPr>
                <w:noProof/>
                <w:webHidden/>
              </w:rPr>
            </w:r>
            <w:r w:rsidR="00B135FF">
              <w:rPr>
                <w:noProof/>
                <w:webHidden/>
              </w:rPr>
              <w:fldChar w:fldCharType="separate"/>
            </w:r>
            <w:r w:rsidR="00B135FF">
              <w:rPr>
                <w:noProof/>
                <w:webHidden/>
              </w:rPr>
              <w:t>i</w:t>
            </w:r>
            <w:r w:rsidR="00B135FF">
              <w:rPr>
                <w:noProof/>
                <w:webHidden/>
              </w:rPr>
              <w:fldChar w:fldCharType="end"/>
            </w:r>
          </w:hyperlink>
        </w:p>
        <w:p w14:paraId="1276267E" w14:textId="57800983" w:rsidR="00B135FF" w:rsidRDefault="00EB265F">
          <w:pPr>
            <w:pStyle w:val="ndice1"/>
            <w:tabs>
              <w:tab w:val="left" w:pos="440"/>
              <w:tab w:val="right" w:leader="dot" w:pos="9016"/>
            </w:tabs>
            <w:rPr>
              <w:rFonts w:eastAsiaTheme="minorEastAsia"/>
              <w:noProof/>
              <w:sz w:val="22"/>
              <w:lang w:eastAsia="pt-PT"/>
            </w:rPr>
          </w:pPr>
          <w:hyperlink w:anchor="_Toc466406992" w:history="1">
            <w:r w:rsidR="00B135FF" w:rsidRPr="007E41E5">
              <w:rPr>
                <w:rStyle w:val="Hiperligao"/>
                <w:noProof/>
                <w:lang w:val="en-US"/>
              </w:rPr>
              <w:t>1.</w:t>
            </w:r>
            <w:r w:rsidR="00B135FF">
              <w:rPr>
                <w:rFonts w:eastAsiaTheme="minorEastAsia"/>
                <w:noProof/>
                <w:sz w:val="22"/>
                <w:lang w:eastAsia="pt-PT"/>
              </w:rPr>
              <w:tab/>
            </w:r>
            <w:r w:rsidR="00B135FF" w:rsidRPr="007E41E5">
              <w:rPr>
                <w:rStyle w:val="Hiperligao"/>
                <w:noProof/>
                <w:lang w:val="en-US"/>
              </w:rPr>
              <w:t>Index</w:t>
            </w:r>
            <w:r w:rsidR="00B135FF">
              <w:rPr>
                <w:noProof/>
                <w:webHidden/>
              </w:rPr>
              <w:tab/>
            </w:r>
            <w:r w:rsidR="00B135FF">
              <w:rPr>
                <w:noProof/>
                <w:webHidden/>
              </w:rPr>
              <w:fldChar w:fldCharType="begin"/>
            </w:r>
            <w:r w:rsidR="00B135FF">
              <w:rPr>
                <w:noProof/>
                <w:webHidden/>
              </w:rPr>
              <w:instrText xml:space="preserve"> PAGEREF _Toc466406992 \h </w:instrText>
            </w:r>
            <w:r w:rsidR="00B135FF">
              <w:rPr>
                <w:noProof/>
                <w:webHidden/>
              </w:rPr>
            </w:r>
            <w:r w:rsidR="00B135FF">
              <w:rPr>
                <w:noProof/>
                <w:webHidden/>
              </w:rPr>
              <w:fldChar w:fldCharType="separate"/>
            </w:r>
            <w:r w:rsidR="00B135FF">
              <w:rPr>
                <w:noProof/>
                <w:webHidden/>
              </w:rPr>
              <w:t>ii</w:t>
            </w:r>
            <w:r w:rsidR="00B135FF">
              <w:rPr>
                <w:noProof/>
                <w:webHidden/>
              </w:rPr>
              <w:fldChar w:fldCharType="end"/>
            </w:r>
          </w:hyperlink>
        </w:p>
        <w:p w14:paraId="59AF6100" w14:textId="47B0037F" w:rsidR="00B135FF" w:rsidRDefault="00EB265F">
          <w:pPr>
            <w:pStyle w:val="ndice1"/>
            <w:tabs>
              <w:tab w:val="left" w:pos="440"/>
              <w:tab w:val="right" w:leader="dot" w:pos="9016"/>
            </w:tabs>
            <w:rPr>
              <w:rFonts w:eastAsiaTheme="minorEastAsia"/>
              <w:noProof/>
              <w:sz w:val="22"/>
              <w:lang w:eastAsia="pt-PT"/>
            </w:rPr>
          </w:pPr>
          <w:hyperlink w:anchor="_Toc466406993" w:history="1">
            <w:r w:rsidR="00B135FF" w:rsidRPr="007E41E5">
              <w:rPr>
                <w:rStyle w:val="Hiperligao"/>
                <w:noProof/>
                <w:lang w:val="en-US"/>
              </w:rPr>
              <w:t>2.</w:t>
            </w:r>
            <w:r w:rsidR="00B135FF">
              <w:rPr>
                <w:rFonts w:eastAsiaTheme="minorEastAsia"/>
                <w:noProof/>
                <w:sz w:val="22"/>
                <w:lang w:eastAsia="pt-PT"/>
              </w:rPr>
              <w:tab/>
            </w:r>
            <w:r w:rsidR="00B135FF" w:rsidRPr="007E41E5">
              <w:rPr>
                <w:rStyle w:val="Hiperligao"/>
                <w:noProof/>
                <w:lang w:val="en-US"/>
              </w:rPr>
              <w:t>Introduction</w:t>
            </w:r>
            <w:r w:rsidR="00B135FF">
              <w:rPr>
                <w:noProof/>
                <w:webHidden/>
              </w:rPr>
              <w:tab/>
            </w:r>
            <w:r w:rsidR="00B135FF">
              <w:rPr>
                <w:noProof/>
                <w:webHidden/>
              </w:rPr>
              <w:fldChar w:fldCharType="begin"/>
            </w:r>
            <w:r w:rsidR="00B135FF">
              <w:rPr>
                <w:noProof/>
                <w:webHidden/>
              </w:rPr>
              <w:instrText xml:space="preserve"> PAGEREF _Toc466406993 \h </w:instrText>
            </w:r>
            <w:r w:rsidR="00B135FF">
              <w:rPr>
                <w:noProof/>
                <w:webHidden/>
              </w:rPr>
            </w:r>
            <w:r w:rsidR="00B135FF">
              <w:rPr>
                <w:noProof/>
                <w:webHidden/>
              </w:rPr>
              <w:fldChar w:fldCharType="separate"/>
            </w:r>
            <w:r w:rsidR="00B135FF">
              <w:rPr>
                <w:noProof/>
                <w:webHidden/>
              </w:rPr>
              <w:t>1</w:t>
            </w:r>
            <w:r w:rsidR="00B135FF">
              <w:rPr>
                <w:noProof/>
                <w:webHidden/>
              </w:rPr>
              <w:fldChar w:fldCharType="end"/>
            </w:r>
          </w:hyperlink>
        </w:p>
        <w:p w14:paraId="382923CD" w14:textId="6B1D556B" w:rsidR="00B135FF" w:rsidRDefault="00EB265F">
          <w:pPr>
            <w:pStyle w:val="ndice2"/>
            <w:tabs>
              <w:tab w:val="left" w:pos="1100"/>
              <w:tab w:val="right" w:leader="dot" w:pos="9016"/>
            </w:tabs>
            <w:rPr>
              <w:rFonts w:eastAsiaTheme="minorEastAsia"/>
              <w:noProof/>
              <w:sz w:val="22"/>
              <w:lang w:eastAsia="pt-PT"/>
            </w:rPr>
          </w:pPr>
          <w:hyperlink w:anchor="_Toc466406994" w:history="1">
            <w:r w:rsidR="00B135FF" w:rsidRPr="007E41E5">
              <w:rPr>
                <w:rStyle w:val="Hiperligao"/>
                <w:noProof/>
                <w:lang w:val="en-US"/>
              </w:rPr>
              <w:t>2.1.</w:t>
            </w:r>
            <w:r w:rsidR="00B135FF">
              <w:rPr>
                <w:rFonts w:eastAsiaTheme="minorEastAsia"/>
                <w:noProof/>
                <w:sz w:val="22"/>
                <w:lang w:eastAsia="pt-PT"/>
              </w:rPr>
              <w:tab/>
            </w:r>
            <w:r w:rsidR="00B135FF" w:rsidRPr="007E41E5">
              <w:rPr>
                <w:rStyle w:val="Hiperligao"/>
                <w:noProof/>
                <w:lang w:val="en-US"/>
              </w:rPr>
              <w:t>Compilers Theory</w:t>
            </w:r>
            <w:r w:rsidR="00B135FF">
              <w:rPr>
                <w:noProof/>
                <w:webHidden/>
              </w:rPr>
              <w:tab/>
            </w:r>
            <w:r w:rsidR="00B135FF">
              <w:rPr>
                <w:noProof/>
                <w:webHidden/>
              </w:rPr>
              <w:fldChar w:fldCharType="begin"/>
            </w:r>
            <w:r w:rsidR="00B135FF">
              <w:rPr>
                <w:noProof/>
                <w:webHidden/>
              </w:rPr>
              <w:instrText xml:space="preserve"> PAGEREF _Toc466406994 \h </w:instrText>
            </w:r>
            <w:r w:rsidR="00B135FF">
              <w:rPr>
                <w:noProof/>
                <w:webHidden/>
              </w:rPr>
            </w:r>
            <w:r w:rsidR="00B135FF">
              <w:rPr>
                <w:noProof/>
                <w:webHidden/>
              </w:rPr>
              <w:fldChar w:fldCharType="separate"/>
            </w:r>
            <w:r w:rsidR="00B135FF">
              <w:rPr>
                <w:noProof/>
                <w:webHidden/>
              </w:rPr>
              <w:t>1</w:t>
            </w:r>
            <w:r w:rsidR="00B135FF">
              <w:rPr>
                <w:noProof/>
                <w:webHidden/>
              </w:rPr>
              <w:fldChar w:fldCharType="end"/>
            </w:r>
          </w:hyperlink>
        </w:p>
        <w:p w14:paraId="1D4F5168" w14:textId="3196BD63" w:rsidR="00B135FF" w:rsidRDefault="00EB265F">
          <w:pPr>
            <w:pStyle w:val="ndice2"/>
            <w:tabs>
              <w:tab w:val="left" w:pos="1100"/>
              <w:tab w:val="right" w:leader="dot" w:pos="9016"/>
            </w:tabs>
            <w:rPr>
              <w:rFonts w:eastAsiaTheme="minorEastAsia"/>
              <w:noProof/>
              <w:sz w:val="22"/>
              <w:lang w:eastAsia="pt-PT"/>
            </w:rPr>
          </w:pPr>
          <w:hyperlink w:anchor="_Toc466406995" w:history="1">
            <w:r w:rsidR="00B135FF" w:rsidRPr="007E41E5">
              <w:rPr>
                <w:rStyle w:val="Hiperligao"/>
                <w:noProof/>
                <w:lang w:val="en-US"/>
              </w:rPr>
              <w:t>2.2.</w:t>
            </w:r>
            <w:r w:rsidR="00B135FF">
              <w:rPr>
                <w:rFonts w:eastAsiaTheme="minorEastAsia"/>
                <w:noProof/>
                <w:sz w:val="22"/>
                <w:lang w:eastAsia="pt-PT"/>
              </w:rPr>
              <w:tab/>
            </w:r>
            <w:r w:rsidR="00B135FF" w:rsidRPr="007E41E5">
              <w:rPr>
                <w:rStyle w:val="Hiperligao"/>
                <w:noProof/>
                <w:lang w:val="en-US"/>
              </w:rPr>
              <w:t>Code Generation tools</w:t>
            </w:r>
            <w:r w:rsidR="00B135FF">
              <w:rPr>
                <w:noProof/>
                <w:webHidden/>
              </w:rPr>
              <w:tab/>
            </w:r>
            <w:r w:rsidR="00B135FF">
              <w:rPr>
                <w:noProof/>
                <w:webHidden/>
              </w:rPr>
              <w:fldChar w:fldCharType="begin"/>
            </w:r>
            <w:r w:rsidR="00B135FF">
              <w:rPr>
                <w:noProof/>
                <w:webHidden/>
              </w:rPr>
              <w:instrText xml:space="preserve"> PAGEREF _Toc466406995 \h </w:instrText>
            </w:r>
            <w:r w:rsidR="00B135FF">
              <w:rPr>
                <w:noProof/>
                <w:webHidden/>
              </w:rPr>
            </w:r>
            <w:r w:rsidR="00B135FF">
              <w:rPr>
                <w:noProof/>
                <w:webHidden/>
              </w:rPr>
              <w:fldChar w:fldCharType="separate"/>
            </w:r>
            <w:r w:rsidR="00B135FF">
              <w:rPr>
                <w:noProof/>
                <w:webHidden/>
              </w:rPr>
              <w:t>1</w:t>
            </w:r>
            <w:r w:rsidR="00B135FF">
              <w:rPr>
                <w:noProof/>
                <w:webHidden/>
              </w:rPr>
              <w:fldChar w:fldCharType="end"/>
            </w:r>
          </w:hyperlink>
        </w:p>
        <w:p w14:paraId="06F2C5C5" w14:textId="142E0128" w:rsidR="00B135FF" w:rsidRDefault="00EB265F">
          <w:pPr>
            <w:pStyle w:val="ndice2"/>
            <w:tabs>
              <w:tab w:val="left" w:pos="1100"/>
              <w:tab w:val="right" w:leader="dot" w:pos="9016"/>
            </w:tabs>
            <w:rPr>
              <w:rFonts w:eastAsiaTheme="minorEastAsia"/>
              <w:noProof/>
              <w:sz w:val="22"/>
              <w:lang w:eastAsia="pt-PT"/>
            </w:rPr>
          </w:pPr>
          <w:hyperlink w:anchor="_Toc466406996" w:history="1">
            <w:r w:rsidR="00B135FF" w:rsidRPr="007E41E5">
              <w:rPr>
                <w:rStyle w:val="Hiperligao"/>
                <w:noProof/>
                <w:lang w:val="en-US"/>
              </w:rPr>
              <w:t>2.3.</w:t>
            </w:r>
            <w:r w:rsidR="00B135FF">
              <w:rPr>
                <w:rFonts w:eastAsiaTheme="minorEastAsia"/>
                <w:noProof/>
                <w:sz w:val="22"/>
                <w:lang w:eastAsia="pt-PT"/>
              </w:rPr>
              <w:tab/>
            </w:r>
            <w:r w:rsidR="00B135FF" w:rsidRPr="007E41E5">
              <w:rPr>
                <w:rStyle w:val="Hiperligao"/>
                <w:noProof/>
                <w:lang w:val="en-US"/>
              </w:rPr>
              <w:t>Implementation</w:t>
            </w:r>
            <w:r w:rsidR="00B135FF">
              <w:rPr>
                <w:noProof/>
                <w:webHidden/>
              </w:rPr>
              <w:tab/>
            </w:r>
            <w:r w:rsidR="00B135FF">
              <w:rPr>
                <w:noProof/>
                <w:webHidden/>
              </w:rPr>
              <w:fldChar w:fldCharType="begin"/>
            </w:r>
            <w:r w:rsidR="00B135FF">
              <w:rPr>
                <w:noProof/>
                <w:webHidden/>
              </w:rPr>
              <w:instrText xml:space="preserve"> PAGEREF _Toc466406996 \h </w:instrText>
            </w:r>
            <w:r w:rsidR="00B135FF">
              <w:rPr>
                <w:noProof/>
                <w:webHidden/>
              </w:rPr>
            </w:r>
            <w:r w:rsidR="00B135FF">
              <w:rPr>
                <w:noProof/>
                <w:webHidden/>
              </w:rPr>
              <w:fldChar w:fldCharType="separate"/>
            </w:r>
            <w:r w:rsidR="00B135FF">
              <w:rPr>
                <w:noProof/>
                <w:webHidden/>
              </w:rPr>
              <w:t>2</w:t>
            </w:r>
            <w:r w:rsidR="00B135FF">
              <w:rPr>
                <w:noProof/>
                <w:webHidden/>
              </w:rPr>
              <w:fldChar w:fldCharType="end"/>
            </w:r>
          </w:hyperlink>
        </w:p>
        <w:p w14:paraId="2A99D8E1" w14:textId="31852082" w:rsidR="00B135FF" w:rsidRDefault="00EB265F">
          <w:pPr>
            <w:pStyle w:val="ndice1"/>
            <w:tabs>
              <w:tab w:val="left" w:pos="440"/>
              <w:tab w:val="right" w:leader="dot" w:pos="9016"/>
            </w:tabs>
            <w:rPr>
              <w:rFonts w:eastAsiaTheme="minorEastAsia"/>
              <w:noProof/>
              <w:sz w:val="22"/>
              <w:lang w:eastAsia="pt-PT"/>
            </w:rPr>
          </w:pPr>
          <w:hyperlink w:anchor="_Toc466406997" w:history="1">
            <w:r w:rsidR="00B135FF" w:rsidRPr="007E41E5">
              <w:rPr>
                <w:rStyle w:val="Hiperligao"/>
                <w:noProof/>
                <w:lang w:val="en-US"/>
              </w:rPr>
              <w:t>3.</w:t>
            </w:r>
            <w:r w:rsidR="00B135FF">
              <w:rPr>
                <w:rFonts w:eastAsiaTheme="minorEastAsia"/>
                <w:noProof/>
                <w:sz w:val="22"/>
                <w:lang w:eastAsia="pt-PT"/>
              </w:rPr>
              <w:tab/>
            </w:r>
            <w:r w:rsidR="00B135FF" w:rsidRPr="007E41E5">
              <w:rPr>
                <w:rStyle w:val="Hiperligao"/>
                <w:noProof/>
                <w:lang w:val="en-US"/>
              </w:rPr>
              <w:t>Compilers Theory</w:t>
            </w:r>
            <w:r w:rsidR="00B135FF">
              <w:rPr>
                <w:noProof/>
                <w:webHidden/>
              </w:rPr>
              <w:tab/>
            </w:r>
            <w:r w:rsidR="00B135FF">
              <w:rPr>
                <w:noProof/>
                <w:webHidden/>
              </w:rPr>
              <w:fldChar w:fldCharType="begin"/>
            </w:r>
            <w:r w:rsidR="00B135FF">
              <w:rPr>
                <w:noProof/>
                <w:webHidden/>
              </w:rPr>
              <w:instrText xml:space="preserve"> PAGEREF _Toc466406997 \h </w:instrText>
            </w:r>
            <w:r w:rsidR="00B135FF">
              <w:rPr>
                <w:noProof/>
                <w:webHidden/>
              </w:rPr>
            </w:r>
            <w:r w:rsidR="00B135FF">
              <w:rPr>
                <w:noProof/>
                <w:webHidden/>
              </w:rPr>
              <w:fldChar w:fldCharType="separate"/>
            </w:r>
            <w:r w:rsidR="00B135FF">
              <w:rPr>
                <w:noProof/>
                <w:webHidden/>
              </w:rPr>
              <w:t>4</w:t>
            </w:r>
            <w:r w:rsidR="00B135FF">
              <w:rPr>
                <w:noProof/>
                <w:webHidden/>
              </w:rPr>
              <w:fldChar w:fldCharType="end"/>
            </w:r>
          </w:hyperlink>
        </w:p>
        <w:p w14:paraId="6B22000F" w14:textId="42AD3457" w:rsidR="00B135FF" w:rsidRDefault="00EB265F">
          <w:pPr>
            <w:pStyle w:val="ndice2"/>
            <w:tabs>
              <w:tab w:val="left" w:pos="1100"/>
              <w:tab w:val="right" w:leader="dot" w:pos="9016"/>
            </w:tabs>
            <w:rPr>
              <w:rFonts w:eastAsiaTheme="minorEastAsia"/>
              <w:noProof/>
              <w:sz w:val="22"/>
              <w:lang w:eastAsia="pt-PT"/>
            </w:rPr>
          </w:pPr>
          <w:hyperlink w:anchor="_Toc466406998" w:history="1">
            <w:r w:rsidR="00B135FF" w:rsidRPr="007E41E5">
              <w:rPr>
                <w:rStyle w:val="Hiperligao"/>
                <w:noProof/>
                <w:lang w:val="en-US"/>
              </w:rPr>
              <w:t>3.1.</w:t>
            </w:r>
            <w:r w:rsidR="00B135FF">
              <w:rPr>
                <w:rFonts w:eastAsiaTheme="minorEastAsia"/>
                <w:noProof/>
                <w:sz w:val="22"/>
                <w:lang w:eastAsia="pt-PT"/>
              </w:rPr>
              <w:tab/>
            </w:r>
            <w:r w:rsidR="00B135FF" w:rsidRPr="007E41E5">
              <w:rPr>
                <w:rStyle w:val="Hiperligao"/>
                <w:noProof/>
                <w:lang w:val="en-US"/>
              </w:rPr>
              <w:t>Lexical Analysis</w:t>
            </w:r>
            <w:r w:rsidR="00B135FF">
              <w:rPr>
                <w:noProof/>
                <w:webHidden/>
              </w:rPr>
              <w:tab/>
            </w:r>
            <w:r w:rsidR="00B135FF">
              <w:rPr>
                <w:noProof/>
                <w:webHidden/>
              </w:rPr>
              <w:fldChar w:fldCharType="begin"/>
            </w:r>
            <w:r w:rsidR="00B135FF">
              <w:rPr>
                <w:noProof/>
                <w:webHidden/>
              </w:rPr>
              <w:instrText xml:space="preserve"> PAGEREF _Toc466406998 \h </w:instrText>
            </w:r>
            <w:r w:rsidR="00B135FF">
              <w:rPr>
                <w:noProof/>
                <w:webHidden/>
              </w:rPr>
            </w:r>
            <w:r w:rsidR="00B135FF">
              <w:rPr>
                <w:noProof/>
                <w:webHidden/>
              </w:rPr>
              <w:fldChar w:fldCharType="separate"/>
            </w:r>
            <w:r w:rsidR="00B135FF">
              <w:rPr>
                <w:noProof/>
                <w:webHidden/>
              </w:rPr>
              <w:t>5</w:t>
            </w:r>
            <w:r w:rsidR="00B135FF">
              <w:rPr>
                <w:noProof/>
                <w:webHidden/>
              </w:rPr>
              <w:fldChar w:fldCharType="end"/>
            </w:r>
          </w:hyperlink>
        </w:p>
        <w:p w14:paraId="126934DD" w14:textId="66B8C86D" w:rsidR="00B135FF" w:rsidRDefault="00EB265F">
          <w:pPr>
            <w:pStyle w:val="ndice2"/>
            <w:tabs>
              <w:tab w:val="left" w:pos="1100"/>
              <w:tab w:val="right" w:leader="dot" w:pos="9016"/>
            </w:tabs>
            <w:rPr>
              <w:rFonts w:eastAsiaTheme="minorEastAsia"/>
              <w:noProof/>
              <w:sz w:val="22"/>
              <w:lang w:eastAsia="pt-PT"/>
            </w:rPr>
          </w:pPr>
          <w:hyperlink w:anchor="_Toc466406999" w:history="1">
            <w:r w:rsidR="00B135FF" w:rsidRPr="007E41E5">
              <w:rPr>
                <w:rStyle w:val="Hiperligao"/>
                <w:noProof/>
                <w:lang w:val="en-US"/>
              </w:rPr>
              <w:t>3.2.</w:t>
            </w:r>
            <w:r w:rsidR="00B135FF">
              <w:rPr>
                <w:rFonts w:eastAsiaTheme="minorEastAsia"/>
                <w:noProof/>
                <w:sz w:val="22"/>
                <w:lang w:eastAsia="pt-PT"/>
              </w:rPr>
              <w:tab/>
            </w:r>
            <w:r w:rsidR="00B135FF" w:rsidRPr="007E41E5">
              <w:rPr>
                <w:rStyle w:val="Hiperligao"/>
                <w:noProof/>
                <w:lang w:val="en-US"/>
              </w:rPr>
              <w:t>Parsing</w:t>
            </w:r>
            <w:r w:rsidR="00B135FF">
              <w:rPr>
                <w:noProof/>
                <w:webHidden/>
              </w:rPr>
              <w:tab/>
            </w:r>
            <w:r w:rsidR="00B135FF">
              <w:rPr>
                <w:noProof/>
                <w:webHidden/>
              </w:rPr>
              <w:fldChar w:fldCharType="begin"/>
            </w:r>
            <w:r w:rsidR="00B135FF">
              <w:rPr>
                <w:noProof/>
                <w:webHidden/>
              </w:rPr>
              <w:instrText xml:space="preserve"> PAGEREF _Toc466406999 \h </w:instrText>
            </w:r>
            <w:r w:rsidR="00B135FF">
              <w:rPr>
                <w:noProof/>
                <w:webHidden/>
              </w:rPr>
            </w:r>
            <w:r w:rsidR="00B135FF">
              <w:rPr>
                <w:noProof/>
                <w:webHidden/>
              </w:rPr>
              <w:fldChar w:fldCharType="separate"/>
            </w:r>
            <w:r w:rsidR="00B135FF">
              <w:rPr>
                <w:noProof/>
                <w:webHidden/>
              </w:rPr>
              <w:t>6</w:t>
            </w:r>
            <w:r w:rsidR="00B135FF">
              <w:rPr>
                <w:noProof/>
                <w:webHidden/>
              </w:rPr>
              <w:fldChar w:fldCharType="end"/>
            </w:r>
          </w:hyperlink>
        </w:p>
        <w:p w14:paraId="691DCE09" w14:textId="43CE39E6" w:rsidR="00B135FF" w:rsidRDefault="00EB265F">
          <w:pPr>
            <w:pStyle w:val="ndice2"/>
            <w:tabs>
              <w:tab w:val="left" w:pos="1100"/>
              <w:tab w:val="right" w:leader="dot" w:pos="9016"/>
            </w:tabs>
            <w:rPr>
              <w:rFonts w:eastAsiaTheme="minorEastAsia"/>
              <w:noProof/>
              <w:sz w:val="22"/>
              <w:lang w:eastAsia="pt-PT"/>
            </w:rPr>
          </w:pPr>
          <w:hyperlink w:anchor="_Toc466407000" w:history="1">
            <w:r w:rsidR="00B135FF" w:rsidRPr="007E41E5">
              <w:rPr>
                <w:rStyle w:val="Hiperligao"/>
                <w:noProof/>
                <w:lang w:val="en-US"/>
              </w:rPr>
              <w:t>3.3.</w:t>
            </w:r>
            <w:r w:rsidR="00B135FF">
              <w:rPr>
                <w:rFonts w:eastAsiaTheme="minorEastAsia"/>
                <w:noProof/>
                <w:sz w:val="22"/>
                <w:lang w:eastAsia="pt-PT"/>
              </w:rPr>
              <w:tab/>
            </w:r>
            <w:r w:rsidR="00B135FF" w:rsidRPr="007E41E5">
              <w:rPr>
                <w:rStyle w:val="Hiperligao"/>
                <w:noProof/>
                <w:lang w:val="en-US"/>
              </w:rPr>
              <w:t>Abstract Syntax</w:t>
            </w:r>
            <w:r w:rsidR="00B135FF">
              <w:rPr>
                <w:noProof/>
                <w:webHidden/>
              </w:rPr>
              <w:tab/>
            </w:r>
            <w:r w:rsidR="00B135FF">
              <w:rPr>
                <w:noProof/>
                <w:webHidden/>
              </w:rPr>
              <w:fldChar w:fldCharType="begin"/>
            </w:r>
            <w:r w:rsidR="00B135FF">
              <w:rPr>
                <w:noProof/>
                <w:webHidden/>
              </w:rPr>
              <w:instrText xml:space="preserve"> PAGEREF _Toc466407000 \h </w:instrText>
            </w:r>
            <w:r w:rsidR="00B135FF">
              <w:rPr>
                <w:noProof/>
                <w:webHidden/>
              </w:rPr>
            </w:r>
            <w:r w:rsidR="00B135FF">
              <w:rPr>
                <w:noProof/>
                <w:webHidden/>
              </w:rPr>
              <w:fldChar w:fldCharType="separate"/>
            </w:r>
            <w:r w:rsidR="00B135FF">
              <w:rPr>
                <w:noProof/>
                <w:webHidden/>
              </w:rPr>
              <w:t>8</w:t>
            </w:r>
            <w:r w:rsidR="00B135FF">
              <w:rPr>
                <w:noProof/>
                <w:webHidden/>
              </w:rPr>
              <w:fldChar w:fldCharType="end"/>
            </w:r>
          </w:hyperlink>
        </w:p>
        <w:p w14:paraId="3776219C" w14:textId="60E15648" w:rsidR="00B135FF" w:rsidRDefault="00EB265F">
          <w:pPr>
            <w:pStyle w:val="ndice1"/>
            <w:tabs>
              <w:tab w:val="left" w:pos="440"/>
              <w:tab w:val="right" w:leader="dot" w:pos="9016"/>
            </w:tabs>
            <w:rPr>
              <w:rFonts w:eastAsiaTheme="minorEastAsia"/>
              <w:noProof/>
              <w:sz w:val="22"/>
              <w:lang w:eastAsia="pt-PT"/>
            </w:rPr>
          </w:pPr>
          <w:hyperlink w:anchor="_Toc466407001" w:history="1">
            <w:r w:rsidR="00B135FF" w:rsidRPr="007E41E5">
              <w:rPr>
                <w:rStyle w:val="Hiperligao"/>
                <w:noProof/>
                <w:lang w:val="en-US"/>
              </w:rPr>
              <w:t>4.</w:t>
            </w:r>
            <w:r w:rsidR="00B135FF">
              <w:rPr>
                <w:rFonts w:eastAsiaTheme="minorEastAsia"/>
                <w:noProof/>
                <w:sz w:val="22"/>
                <w:lang w:eastAsia="pt-PT"/>
              </w:rPr>
              <w:tab/>
            </w:r>
            <w:r w:rsidR="00B135FF" w:rsidRPr="007E41E5">
              <w:rPr>
                <w:rStyle w:val="Hiperligao"/>
                <w:noProof/>
                <w:lang w:val="en-US"/>
              </w:rPr>
              <w:t>Code Generation tools</w:t>
            </w:r>
            <w:r w:rsidR="00B135FF">
              <w:rPr>
                <w:noProof/>
                <w:webHidden/>
              </w:rPr>
              <w:tab/>
            </w:r>
            <w:r w:rsidR="00B135FF">
              <w:rPr>
                <w:noProof/>
                <w:webHidden/>
              </w:rPr>
              <w:fldChar w:fldCharType="begin"/>
            </w:r>
            <w:r w:rsidR="00B135FF">
              <w:rPr>
                <w:noProof/>
                <w:webHidden/>
              </w:rPr>
              <w:instrText xml:space="preserve"> PAGEREF _Toc466407001 \h </w:instrText>
            </w:r>
            <w:r w:rsidR="00B135FF">
              <w:rPr>
                <w:noProof/>
                <w:webHidden/>
              </w:rPr>
            </w:r>
            <w:r w:rsidR="00B135FF">
              <w:rPr>
                <w:noProof/>
                <w:webHidden/>
              </w:rPr>
              <w:fldChar w:fldCharType="separate"/>
            </w:r>
            <w:r w:rsidR="00B135FF">
              <w:rPr>
                <w:noProof/>
                <w:webHidden/>
              </w:rPr>
              <w:t>9</w:t>
            </w:r>
            <w:r w:rsidR="00B135FF">
              <w:rPr>
                <w:noProof/>
                <w:webHidden/>
              </w:rPr>
              <w:fldChar w:fldCharType="end"/>
            </w:r>
          </w:hyperlink>
        </w:p>
        <w:p w14:paraId="49F43E8E" w14:textId="08F9CE96" w:rsidR="00B135FF" w:rsidRDefault="00EB265F">
          <w:pPr>
            <w:pStyle w:val="ndice2"/>
            <w:tabs>
              <w:tab w:val="left" w:pos="1100"/>
              <w:tab w:val="right" w:leader="dot" w:pos="9016"/>
            </w:tabs>
            <w:rPr>
              <w:rFonts w:eastAsiaTheme="minorEastAsia"/>
              <w:noProof/>
              <w:sz w:val="22"/>
              <w:lang w:eastAsia="pt-PT"/>
            </w:rPr>
          </w:pPr>
          <w:hyperlink w:anchor="_Toc466407002" w:history="1">
            <w:r w:rsidR="00B135FF" w:rsidRPr="007E41E5">
              <w:rPr>
                <w:rStyle w:val="Hiperligao"/>
                <w:noProof/>
                <w:lang w:val="en-US"/>
              </w:rPr>
              <w:t>4.1.</w:t>
            </w:r>
            <w:r w:rsidR="00B135FF">
              <w:rPr>
                <w:rFonts w:eastAsiaTheme="minorEastAsia"/>
                <w:noProof/>
                <w:sz w:val="22"/>
                <w:lang w:eastAsia="pt-PT"/>
              </w:rPr>
              <w:tab/>
            </w:r>
            <w:r w:rsidR="00B135FF" w:rsidRPr="007E41E5">
              <w:rPr>
                <w:rStyle w:val="Hiperligao"/>
                <w:noProof/>
                <w:lang w:val="en-US"/>
              </w:rPr>
              <w:t>GPlex</w:t>
            </w:r>
            <w:r w:rsidR="00B135FF">
              <w:rPr>
                <w:noProof/>
                <w:webHidden/>
              </w:rPr>
              <w:tab/>
            </w:r>
            <w:r w:rsidR="00B135FF">
              <w:rPr>
                <w:noProof/>
                <w:webHidden/>
              </w:rPr>
              <w:fldChar w:fldCharType="begin"/>
            </w:r>
            <w:r w:rsidR="00B135FF">
              <w:rPr>
                <w:noProof/>
                <w:webHidden/>
              </w:rPr>
              <w:instrText xml:space="preserve"> PAGEREF _Toc466407002 \h </w:instrText>
            </w:r>
            <w:r w:rsidR="00B135FF">
              <w:rPr>
                <w:noProof/>
                <w:webHidden/>
              </w:rPr>
            </w:r>
            <w:r w:rsidR="00B135FF">
              <w:rPr>
                <w:noProof/>
                <w:webHidden/>
              </w:rPr>
              <w:fldChar w:fldCharType="separate"/>
            </w:r>
            <w:r w:rsidR="00B135FF">
              <w:rPr>
                <w:noProof/>
                <w:webHidden/>
              </w:rPr>
              <w:t>9</w:t>
            </w:r>
            <w:r w:rsidR="00B135FF">
              <w:rPr>
                <w:noProof/>
                <w:webHidden/>
              </w:rPr>
              <w:fldChar w:fldCharType="end"/>
            </w:r>
          </w:hyperlink>
        </w:p>
        <w:p w14:paraId="3A10A21B" w14:textId="61BF13C1" w:rsidR="00B135FF" w:rsidRDefault="00EB265F">
          <w:pPr>
            <w:pStyle w:val="ndice2"/>
            <w:tabs>
              <w:tab w:val="left" w:pos="1100"/>
              <w:tab w:val="right" w:leader="dot" w:pos="9016"/>
            </w:tabs>
            <w:rPr>
              <w:rFonts w:eastAsiaTheme="minorEastAsia"/>
              <w:noProof/>
              <w:sz w:val="22"/>
              <w:lang w:eastAsia="pt-PT"/>
            </w:rPr>
          </w:pPr>
          <w:hyperlink w:anchor="_Toc466407003" w:history="1">
            <w:r w:rsidR="00B135FF" w:rsidRPr="007E41E5">
              <w:rPr>
                <w:rStyle w:val="Hiperligao"/>
                <w:noProof/>
                <w:lang w:val="en-US"/>
              </w:rPr>
              <w:t>4.2.</w:t>
            </w:r>
            <w:r w:rsidR="00B135FF">
              <w:rPr>
                <w:rFonts w:eastAsiaTheme="minorEastAsia"/>
                <w:noProof/>
                <w:sz w:val="22"/>
                <w:lang w:eastAsia="pt-PT"/>
              </w:rPr>
              <w:tab/>
            </w:r>
            <w:r w:rsidR="00B135FF" w:rsidRPr="007E41E5">
              <w:rPr>
                <w:rStyle w:val="Hiperligao"/>
                <w:noProof/>
                <w:lang w:val="en-US"/>
              </w:rPr>
              <w:t>Gppg</w:t>
            </w:r>
            <w:r w:rsidR="00B135FF">
              <w:rPr>
                <w:noProof/>
                <w:webHidden/>
              </w:rPr>
              <w:tab/>
            </w:r>
            <w:r w:rsidR="00B135FF">
              <w:rPr>
                <w:noProof/>
                <w:webHidden/>
              </w:rPr>
              <w:fldChar w:fldCharType="begin"/>
            </w:r>
            <w:r w:rsidR="00B135FF">
              <w:rPr>
                <w:noProof/>
                <w:webHidden/>
              </w:rPr>
              <w:instrText xml:space="preserve"> PAGEREF _Toc466407003 \h </w:instrText>
            </w:r>
            <w:r w:rsidR="00B135FF">
              <w:rPr>
                <w:noProof/>
                <w:webHidden/>
              </w:rPr>
            </w:r>
            <w:r w:rsidR="00B135FF">
              <w:rPr>
                <w:noProof/>
                <w:webHidden/>
              </w:rPr>
              <w:fldChar w:fldCharType="separate"/>
            </w:r>
            <w:r w:rsidR="00B135FF">
              <w:rPr>
                <w:noProof/>
                <w:webHidden/>
              </w:rPr>
              <w:t>10</w:t>
            </w:r>
            <w:r w:rsidR="00B135FF">
              <w:rPr>
                <w:noProof/>
                <w:webHidden/>
              </w:rPr>
              <w:fldChar w:fldCharType="end"/>
            </w:r>
          </w:hyperlink>
        </w:p>
        <w:p w14:paraId="2B27BB74" w14:textId="1A1DD7B9" w:rsidR="00B135FF" w:rsidRDefault="00EB265F">
          <w:pPr>
            <w:pStyle w:val="ndice2"/>
            <w:tabs>
              <w:tab w:val="left" w:pos="1100"/>
              <w:tab w:val="right" w:leader="dot" w:pos="9016"/>
            </w:tabs>
            <w:rPr>
              <w:rFonts w:eastAsiaTheme="minorEastAsia"/>
              <w:noProof/>
              <w:sz w:val="22"/>
              <w:lang w:eastAsia="pt-PT"/>
            </w:rPr>
          </w:pPr>
          <w:hyperlink w:anchor="_Toc466407004" w:history="1">
            <w:r w:rsidR="00B135FF" w:rsidRPr="007E41E5">
              <w:rPr>
                <w:rStyle w:val="Hiperligao"/>
                <w:noProof/>
                <w:lang w:val="en-US"/>
              </w:rPr>
              <w:t>4.3.</w:t>
            </w:r>
            <w:r w:rsidR="00B135FF">
              <w:rPr>
                <w:rFonts w:eastAsiaTheme="minorEastAsia"/>
                <w:noProof/>
                <w:sz w:val="22"/>
                <w:lang w:eastAsia="pt-PT"/>
              </w:rPr>
              <w:tab/>
            </w:r>
            <w:r w:rsidR="00B135FF" w:rsidRPr="007E41E5">
              <w:rPr>
                <w:rStyle w:val="Hiperligao"/>
                <w:noProof/>
                <w:lang w:val="en-US"/>
              </w:rPr>
              <w:t>Irony</w:t>
            </w:r>
            <w:r w:rsidR="00B135FF">
              <w:rPr>
                <w:noProof/>
                <w:webHidden/>
              </w:rPr>
              <w:tab/>
            </w:r>
            <w:r w:rsidR="00B135FF">
              <w:rPr>
                <w:noProof/>
                <w:webHidden/>
              </w:rPr>
              <w:fldChar w:fldCharType="begin"/>
            </w:r>
            <w:r w:rsidR="00B135FF">
              <w:rPr>
                <w:noProof/>
                <w:webHidden/>
              </w:rPr>
              <w:instrText xml:space="preserve"> PAGEREF _Toc466407004 \h </w:instrText>
            </w:r>
            <w:r w:rsidR="00B135FF">
              <w:rPr>
                <w:noProof/>
                <w:webHidden/>
              </w:rPr>
            </w:r>
            <w:r w:rsidR="00B135FF">
              <w:rPr>
                <w:noProof/>
                <w:webHidden/>
              </w:rPr>
              <w:fldChar w:fldCharType="separate"/>
            </w:r>
            <w:r w:rsidR="00B135FF">
              <w:rPr>
                <w:noProof/>
                <w:webHidden/>
              </w:rPr>
              <w:t>10</w:t>
            </w:r>
            <w:r w:rsidR="00B135FF">
              <w:rPr>
                <w:noProof/>
                <w:webHidden/>
              </w:rPr>
              <w:fldChar w:fldCharType="end"/>
            </w:r>
          </w:hyperlink>
        </w:p>
        <w:p w14:paraId="2E4F1C38" w14:textId="56F1930E" w:rsidR="00B135FF" w:rsidRDefault="00EB265F">
          <w:pPr>
            <w:pStyle w:val="ndice2"/>
            <w:tabs>
              <w:tab w:val="left" w:pos="1100"/>
              <w:tab w:val="right" w:leader="dot" w:pos="9016"/>
            </w:tabs>
            <w:rPr>
              <w:rFonts w:eastAsiaTheme="minorEastAsia"/>
              <w:noProof/>
              <w:sz w:val="22"/>
              <w:lang w:eastAsia="pt-PT"/>
            </w:rPr>
          </w:pPr>
          <w:hyperlink w:anchor="_Toc466407005" w:history="1">
            <w:r w:rsidR="00B135FF" w:rsidRPr="007E41E5">
              <w:rPr>
                <w:rStyle w:val="Hiperligao"/>
                <w:noProof/>
                <w:lang w:val="en-US"/>
              </w:rPr>
              <w:t>4.4.</w:t>
            </w:r>
            <w:r w:rsidR="00B135FF">
              <w:rPr>
                <w:rFonts w:eastAsiaTheme="minorEastAsia"/>
                <w:noProof/>
                <w:sz w:val="22"/>
                <w:lang w:eastAsia="pt-PT"/>
              </w:rPr>
              <w:tab/>
            </w:r>
            <w:r w:rsidR="00B135FF" w:rsidRPr="007E41E5">
              <w:rPr>
                <w:rStyle w:val="Hiperligao"/>
                <w:noProof/>
                <w:lang w:val="en-US"/>
              </w:rPr>
              <w:t>JavaCC</w:t>
            </w:r>
            <w:r w:rsidR="00B135FF">
              <w:rPr>
                <w:noProof/>
                <w:webHidden/>
              </w:rPr>
              <w:tab/>
            </w:r>
            <w:r w:rsidR="00B135FF">
              <w:rPr>
                <w:noProof/>
                <w:webHidden/>
              </w:rPr>
              <w:fldChar w:fldCharType="begin"/>
            </w:r>
            <w:r w:rsidR="00B135FF">
              <w:rPr>
                <w:noProof/>
                <w:webHidden/>
              </w:rPr>
              <w:instrText xml:space="preserve"> PAGEREF _Toc466407005 \h </w:instrText>
            </w:r>
            <w:r w:rsidR="00B135FF">
              <w:rPr>
                <w:noProof/>
                <w:webHidden/>
              </w:rPr>
            </w:r>
            <w:r w:rsidR="00B135FF">
              <w:rPr>
                <w:noProof/>
                <w:webHidden/>
              </w:rPr>
              <w:fldChar w:fldCharType="separate"/>
            </w:r>
            <w:r w:rsidR="00B135FF">
              <w:rPr>
                <w:noProof/>
                <w:webHidden/>
              </w:rPr>
              <w:t>11</w:t>
            </w:r>
            <w:r w:rsidR="00B135FF">
              <w:rPr>
                <w:noProof/>
                <w:webHidden/>
              </w:rPr>
              <w:fldChar w:fldCharType="end"/>
            </w:r>
          </w:hyperlink>
        </w:p>
        <w:p w14:paraId="2BFA6A56" w14:textId="73CDBB38" w:rsidR="00B135FF" w:rsidRDefault="00EB265F">
          <w:pPr>
            <w:pStyle w:val="ndice2"/>
            <w:tabs>
              <w:tab w:val="left" w:pos="1100"/>
              <w:tab w:val="right" w:leader="dot" w:pos="9016"/>
            </w:tabs>
            <w:rPr>
              <w:rFonts w:eastAsiaTheme="minorEastAsia"/>
              <w:noProof/>
              <w:sz w:val="22"/>
              <w:lang w:eastAsia="pt-PT"/>
            </w:rPr>
          </w:pPr>
          <w:hyperlink w:anchor="_Toc466407006" w:history="1">
            <w:r w:rsidR="00B135FF" w:rsidRPr="007E41E5">
              <w:rPr>
                <w:rStyle w:val="Hiperligao"/>
                <w:noProof/>
                <w:lang w:val="en-US"/>
              </w:rPr>
              <w:t>4.5.</w:t>
            </w:r>
            <w:r w:rsidR="00B135FF">
              <w:rPr>
                <w:rFonts w:eastAsiaTheme="minorEastAsia"/>
                <w:noProof/>
                <w:sz w:val="22"/>
                <w:lang w:eastAsia="pt-PT"/>
              </w:rPr>
              <w:tab/>
            </w:r>
            <w:r w:rsidR="00B135FF" w:rsidRPr="007E41E5">
              <w:rPr>
                <w:rStyle w:val="Hiperligao"/>
                <w:noProof/>
                <w:lang w:val="en-US"/>
              </w:rPr>
              <w:t>SableCC</w:t>
            </w:r>
            <w:r w:rsidR="00B135FF">
              <w:rPr>
                <w:noProof/>
                <w:webHidden/>
              </w:rPr>
              <w:tab/>
            </w:r>
            <w:r w:rsidR="00B135FF">
              <w:rPr>
                <w:noProof/>
                <w:webHidden/>
              </w:rPr>
              <w:fldChar w:fldCharType="begin"/>
            </w:r>
            <w:r w:rsidR="00B135FF">
              <w:rPr>
                <w:noProof/>
                <w:webHidden/>
              </w:rPr>
              <w:instrText xml:space="preserve"> PAGEREF _Toc466407006 \h </w:instrText>
            </w:r>
            <w:r w:rsidR="00B135FF">
              <w:rPr>
                <w:noProof/>
                <w:webHidden/>
              </w:rPr>
            </w:r>
            <w:r w:rsidR="00B135FF">
              <w:rPr>
                <w:noProof/>
                <w:webHidden/>
              </w:rPr>
              <w:fldChar w:fldCharType="separate"/>
            </w:r>
            <w:r w:rsidR="00B135FF">
              <w:rPr>
                <w:noProof/>
                <w:webHidden/>
              </w:rPr>
              <w:t>11</w:t>
            </w:r>
            <w:r w:rsidR="00B135FF">
              <w:rPr>
                <w:noProof/>
                <w:webHidden/>
              </w:rPr>
              <w:fldChar w:fldCharType="end"/>
            </w:r>
          </w:hyperlink>
        </w:p>
        <w:p w14:paraId="40CE1E7D" w14:textId="5F9B3469" w:rsidR="00B135FF" w:rsidRDefault="00EB265F">
          <w:pPr>
            <w:pStyle w:val="ndice2"/>
            <w:tabs>
              <w:tab w:val="left" w:pos="1100"/>
              <w:tab w:val="right" w:leader="dot" w:pos="9016"/>
            </w:tabs>
            <w:rPr>
              <w:rFonts w:eastAsiaTheme="minorEastAsia"/>
              <w:noProof/>
              <w:sz w:val="22"/>
              <w:lang w:eastAsia="pt-PT"/>
            </w:rPr>
          </w:pPr>
          <w:hyperlink w:anchor="_Toc466407007" w:history="1">
            <w:r w:rsidR="00B135FF" w:rsidRPr="007E41E5">
              <w:rPr>
                <w:rStyle w:val="Hiperligao"/>
                <w:noProof/>
                <w:lang w:val="en-US"/>
              </w:rPr>
              <w:t>4.6.</w:t>
            </w:r>
            <w:r w:rsidR="00B135FF">
              <w:rPr>
                <w:rFonts w:eastAsiaTheme="minorEastAsia"/>
                <w:noProof/>
                <w:sz w:val="22"/>
                <w:lang w:eastAsia="pt-PT"/>
              </w:rPr>
              <w:tab/>
            </w:r>
            <w:r w:rsidR="00B135FF" w:rsidRPr="007E41E5">
              <w:rPr>
                <w:rStyle w:val="Hiperligao"/>
                <w:noProof/>
                <w:lang w:val="en-US"/>
              </w:rPr>
              <w:t>Conclusion</w:t>
            </w:r>
            <w:r w:rsidR="00B135FF">
              <w:rPr>
                <w:noProof/>
                <w:webHidden/>
              </w:rPr>
              <w:tab/>
            </w:r>
            <w:r w:rsidR="00B135FF">
              <w:rPr>
                <w:noProof/>
                <w:webHidden/>
              </w:rPr>
              <w:fldChar w:fldCharType="begin"/>
            </w:r>
            <w:r w:rsidR="00B135FF">
              <w:rPr>
                <w:noProof/>
                <w:webHidden/>
              </w:rPr>
              <w:instrText xml:space="preserve"> PAGEREF _Toc466407007 \h </w:instrText>
            </w:r>
            <w:r w:rsidR="00B135FF">
              <w:rPr>
                <w:noProof/>
                <w:webHidden/>
              </w:rPr>
            </w:r>
            <w:r w:rsidR="00B135FF">
              <w:rPr>
                <w:noProof/>
                <w:webHidden/>
              </w:rPr>
              <w:fldChar w:fldCharType="separate"/>
            </w:r>
            <w:r w:rsidR="00B135FF">
              <w:rPr>
                <w:noProof/>
                <w:webHidden/>
              </w:rPr>
              <w:t>11</w:t>
            </w:r>
            <w:r w:rsidR="00B135FF">
              <w:rPr>
                <w:noProof/>
                <w:webHidden/>
              </w:rPr>
              <w:fldChar w:fldCharType="end"/>
            </w:r>
          </w:hyperlink>
        </w:p>
        <w:p w14:paraId="3E74728F" w14:textId="41ADF0B0" w:rsidR="00B135FF" w:rsidRDefault="00EB265F">
          <w:pPr>
            <w:pStyle w:val="ndice1"/>
            <w:tabs>
              <w:tab w:val="left" w:pos="440"/>
              <w:tab w:val="right" w:leader="dot" w:pos="9016"/>
            </w:tabs>
            <w:rPr>
              <w:rFonts w:eastAsiaTheme="minorEastAsia"/>
              <w:noProof/>
              <w:sz w:val="22"/>
              <w:lang w:eastAsia="pt-PT"/>
            </w:rPr>
          </w:pPr>
          <w:hyperlink w:anchor="_Toc466407008" w:history="1">
            <w:r w:rsidR="00B135FF" w:rsidRPr="007E41E5">
              <w:rPr>
                <w:rStyle w:val="Hiperligao"/>
                <w:noProof/>
                <w:lang w:val="en-US"/>
              </w:rPr>
              <w:t>5.</w:t>
            </w:r>
            <w:r w:rsidR="00B135FF">
              <w:rPr>
                <w:rFonts w:eastAsiaTheme="minorEastAsia"/>
                <w:noProof/>
                <w:sz w:val="22"/>
                <w:lang w:eastAsia="pt-PT"/>
              </w:rPr>
              <w:tab/>
            </w:r>
            <w:r w:rsidR="00B135FF" w:rsidRPr="007E41E5">
              <w:rPr>
                <w:rStyle w:val="Hiperligao"/>
                <w:noProof/>
                <w:lang w:val="en-US"/>
              </w:rPr>
              <w:t>Compiler</w:t>
            </w:r>
            <w:r w:rsidR="00B135FF">
              <w:rPr>
                <w:noProof/>
                <w:webHidden/>
              </w:rPr>
              <w:tab/>
            </w:r>
            <w:r w:rsidR="00B135FF">
              <w:rPr>
                <w:noProof/>
                <w:webHidden/>
              </w:rPr>
              <w:fldChar w:fldCharType="begin"/>
            </w:r>
            <w:r w:rsidR="00B135FF">
              <w:rPr>
                <w:noProof/>
                <w:webHidden/>
              </w:rPr>
              <w:instrText xml:space="preserve"> PAGEREF _Toc466407008 \h </w:instrText>
            </w:r>
            <w:r w:rsidR="00B135FF">
              <w:rPr>
                <w:noProof/>
                <w:webHidden/>
              </w:rPr>
            </w:r>
            <w:r w:rsidR="00B135FF">
              <w:rPr>
                <w:noProof/>
                <w:webHidden/>
              </w:rPr>
              <w:fldChar w:fldCharType="separate"/>
            </w:r>
            <w:r w:rsidR="00B135FF">
              <w:rPr>
                <w:noProof/>
                <w:webHidden/>
              </w:rPr>
              <w:t>12</w:t>
            </w:r>
            <w:r w:rsidR="00B135FF">
              <w:rPr>
                <w:noProof/>
                <w:webHidden/>
              </w:rPr>
              <w:fldChar w:fldCharType="end"/>
            </w:r>
          </w:hyperlink>
        </w:p>
        <w:p w14:paraId="145BA6ED" w14:textId="18801BA5" w:rsidR="00B135FF" w:rsidRDefault="00EB265F">
          <w:pPr>
            <w:pStyle w:val="ndice2"/>
            <w:tabs>
              <w:tab w:val="left" w:pos="1100"/>
              <w:tab w:val="right" w:leader="dot" w:pos="9016"/>
            </w:tabs>
            <w:rPr>
              <w:rFonts w:eastAsiaTheme="minorEastAsia"/>
              <w:noProof/>
              <w:sz w:val="22"/>
              <w:lang w:eastAsia="pt-PT"/>
            </w:rPr>
          </w:pPr>
          <w:hyperlink w:anchor="_Toc466407009" w:history="1">
            <w:r w:rsidR="00B135FF" w:rsidRPr="007E41E5">
              <w:rPr>
                <w:rStyle w:val="Hiperligao"/>
                <w:noProof/>
                <w:lang w:val="en-US"/>
              </w:rPr>
              <w:t>5.1.</w:t>
            </w:r>
            <w:r w:rsidR="00B135FF">
              <w:rPr>
                <w:rFonts w:eastAsiaTheme="minorEastAsia"/>
                <w:noProof/>
                <w:sz w:val="22"/>
                <w:lang w:eastAsia="pt-PT"/>
              </w:rPr>
              <w:tab/>
            </w:r>
            <w:r w:rsidR="00B135FF" w:rsidRPr="007E41E5">
              <w:rPr>
                <w:rStyle w:val="Hiperligao"/>
                <w:noProof/>
                <w:lang w:val="en-US"/>
              </w:rPr>
              <w:t>Lexer</w:t>
            </w:r>
            <w:r w:rsidR="00B135FF">
              <w:rPr>
                <w:noProof/>
                <w:webHidden/>
              </w:rPr>
              <w:tab/>
            </w:r>
            <w:r w:rsidR="00B135FF">
              <w:rPr>
                <w:noProof/>
                <w:webHidden/>
              </w:rPr>
              <w:fldChar w:fldCharType="begin"/>
            </w:r>
            <w:r w:rsidR="00B135FF">
              <w:rPr>
                <w:noProof/>
                <w:webHidden/>
              </w:rPr>
              <w:instrText xml:space="preserve"> PAGEREF _Toc466407009 \h </w:instrText>
            </w:r>
            <w:r w:rsidR="00B135FF">
              <w:rPr>
                <w:noProof/>
                <w:webHidden/>
              </w:rPr>
            </w:r>
            <w:r w:rsidR="00B135FF">
              <w:rPr>
                <w:noProof/>
                <w:webHidden/>
              </w:rPr>
              <w:fldChar w:fldCharType="separate"/>
            </w:r>
            <w:r w:rsidR="00B135FF">
              <w:rPr>
                <w:noProof/>
                <w:webHidden/>
              </w:rPr>
              <w:t>12</w:t>
            </w:r>
            <w:r w:rsidR="00B135FF">
              <w:rPr>
                <w:noProof/>
                <w:webHidden/>
              </w:rPr>
              <w:fldChar w:fldCharType="end"/>
            </w:r>
          </w:hyperlink>
        </w:p>
        <w:p w14:paraId="1B1F96CF" w14:textId="7F4CBFC7" w:rsidR="00B135FF" w:rsidRDefault="00EB265F">
          <w:pPr>
            <w:pStyle w:val="ndice2"/>
            <w:tabs>
              <w:tab w:val="left" w:pos="1100"/>
              <w:tab w:val="right" w:leader="dot" w:pos="9016"/>
            </w:tabs>
            <w:rPr>
              <w:rFonts w:eastAsiaTheme="minorEastAsia"/>
              <w:noProof/>
              <w:sz w:val="22"/>
              <w:lang w:eastAsia="pt-PT"/>
            </w:rPr>
          </w:pPr>
          <w:hyperlink w:anchor="_Toc466407010" w:history="1">
            <w:r w:rsidR="00B135FF" w:rsidRPr="007E41E5">
              <w:rPr>
                <w:rStyle w:val="Hiperligao"/>
                <w:noProof/>
                <w:lang w:val="en-US"/>
              </w:rPr>
              <w:t>5.2.</w:t>
            </w:r>
            <w:r w:rsidR="00B135FF">
              <w:rPr>
                <w:rFonts w:eastAsiaTheme="minorEastAsia"/>
                <w:noProof/>
                <w:sz w:val="22"/>
                <w:lang w:eastAsia="pt-PT"/>
              </w:rPr>
              <w:tab/>
            </w:r>
            <w:r w:rsidR="00B135FF" w:rsidRPr="007E41E5">
              <w:rPr>
                <w:rStyle w:val="Hiperligao"/>
                <w:noProof/>
                <w:lang w:val="en-US"/>
              </w:rPr>
              <w:t>Parser</w:t>
            </w:r>
            <w:r w:rsidR="00B135FF">
              <w:rPr>
                <w:noProof/>
                <w:webHidden/>
              </w:rPr>
              <w:tab/>
            </w:r>
            <w:r w:rsidR="00B135FF">
              <w:rPr>
                <w:noProof/>
                <w:webHidden/>
              </w:rPr>
              <w:fldChar w:fldCharType="begin"/>
            </w:r>
            <w:r w:rsidR="00B135FF">
              <w:rPr>
                <w:noProof/>
                <w:webHidden/>
              </w:rPr>
              <w:instrText xml:space="preserve"> PAGEREF _Toc466407010 \h </w:instrText>
            </w:r>
            <w:r w:rsidR="00B135FF">
              <w:rPr>
                <w:noProof/>
                <w:webHidden/>
              </w:rPr>
            </w:r>
            <w:r w:rsidR="00B135FF">
              <w:rPr>
                <w:noProof/>
                <w:webHidden/>
              </w:rPr>
              <w:fldChar w:fldCharType="separate"/>
            </w:r>
            <w:r w:rsidR="00B135FF">
              <w:rPr>
                <w:noProof/>
                <w:webHidden/>
              </w:rPr>
              <w:t>13</w:t>
            </w:r>
            <w:r w:rsidR="00B135FF">
              <w:rPr>
                <w:noProof/>
                <w:webHidden/>
              </w:rPr>
              <w:fldChar w:fldCharType="end"/>
            </w:r>
          </w:hyperlink>
        </w:p>
        <w:p w14:paraId="25E94C55" w14:textId="48635881" w:rsidR="00B135FF" w:rsidRDefault="00EB265F">
          <w:pPr>
            <w:pStyle w:val="ndice1"/>
            <w:tabs>
              <w:tab w:val="left" w:pos="440"/>
              <w:tab w:val="right" w:leader="dot" w:pos="9016"/>
            </w:tabs>
            <w:rPr>
              <w:rFonts w:eastAsiaTheme="minorEastAsia"/>
              <w:noProof/>
              <w:sz w:val="22"/>
              <w:lang w:eastAsia="pt-PT"/>
            </w:rPr>
          </w:pPr>
          <w:hyperlink w:anchor="_Toc466407011" w:history="1">
            <w:r w:rsidR="00B135FF" w:rsidRPr="007E41E5">
              <w:rPr>
                <w:rStyle w:val="Hiperligao"/>
                <w:noProof/>
                <w:lang w:val="en-US"/>
              </w:rPr>
              <w:t>6.</w:t>
            </w:r>
            <w:r w:rsidR="00B135FF">
              <w:rPr>
                <w:rFonts w:eastAsiaTheme="minorEastAsia"/>
                <w:noProof/>
                <w:sz w:val="22"/>
                <w:lang w:eastAsia="pt-PT"/>
              </w:rPr>
              <w:tab/>
            </w:r>
            <w:r w:rsidR="00B135FF" w:rsidRPr="007E41E5">
              <w:rPr>
                <w:rStyle w:val="Hiperligao"/>
                <w:noProof/>
                <w:lang w:val="en-US"/>
              </w:rPr>
              <w:t>Debugger</w:t>
            </w:r>
            <w:r w:rsidR="00B135FF">
              <w:rPr>
                <w:noProof/>
                <w:webHidden/>
              </w:rPr>
              <w:tab/>
            </w:r>
            <w:r w:rsidR="00B135FF">
              <w:rPr>
                <w:noProof/>
                <w:webHidden/>
              </w:rPr>
              <w:fldChar w:fldCharType="begin"/>
            </w:r>
            <w:r w:rsidR="00B135FF">
              <w:rPr>
                <w:noProof/>
                <w:webHidden/>
              </w:rPr>
              <w:instrText xml:space="preserve"> PAGEREF _Toc466407011 \h </w:instrText>
            </w:r>
            <w:r w:rsidR="00B135FF">
              <w:rPr>
                <w:noProof/>
                <w:webHidden/>
              </w:rPr>
            </w:r>
            <w:r w:rsidR="00B135FF">
              <w:rPr>
                <w:noProof/>
                <w:webHidden/>
              </w:rPr>
              <w:fldChar w:fldCharType="separate"/>
            </w:r>
            <w:r w:rsidR="00B135FF">
              <w:rPr>
                <w:noProof/>
                <w:webHidden/>
              </w:rPr>
              <w:t>15</w:t>
            </w:r>
            <w:r w:rsidR="00B135FF">
              <w:rPr>
                <w:noProof/>
                <w:webHidden/>
              </w:rPr>
              <w:fldChar w:fldCharType="end"/>
            </w:r>
          </w:hyperlink>
        </w:p>
        <w:p w14:paraId="02221726" w14:textId="0DF4BB7A" w:rsidR="00B135FF" w:rsidRDefault="00EB265F">
          <w:pPr>
            <w:pStyle w:val="ndice2"/>
            <w:tabs>
              <w:tab w:val="left" w:pos="1100"/>
              <w:tab w:val="right" w:leader="dot" w:pos="9016"/>
            </w:tabs>
            <w:rPr>
              <w:rFonts w:eastAsiaTheme="minorEastAsia"/>
              <w:noProof/>
              <w:sz w:val="22"/>
              <w:lang w:eastAsia="pt-PT"/>
            </w:rPr>
          </w:pPr>
          <w:hyperlink w:anchor="_Toc466407012" w:history="1">
            <w:r w:rsidR="00B135FF" w:rsidRPr="007E41E5">
              <w:rPr>
                <w:rStyle w:val="Hiperligao"/>
                <w:noProof/>
                <w:lang w:val="en-US"/>
              </w:rPr>
              <w:t>6.1.</w:t>
            </w:r>
            <w:r w:rsidR="00B135FF">
              <w:rPr>
                <w:rFonts w:eastAsiaTheme="minorEastAsia"/>
                <w:noProof/>
                <w:sz w:val="22"/>
                <w:lang w:eastAsia="pt-PT"/>
              </w:rPr>
              <w:tab/>
            </w:r>
            <w:r w:rsidR="00B135FF" w:rsidRPr="007E41E5">
              <w:rPr>
                <w:rStyle w:val="Hiperligao"/>
                <w:noProof/>
                <w:lang w:val="en-US"/>
              </w:rPr>
              <w:t>Telnet module</w:t>
            </w:r>
            <w:r w:rsidR="00B135FF">
              <w:rPr>
                <w:noProof/>
                <w:webHidden/>
              </w:rPr>
              <w:tab/>
            </w:r>
            <w:r w:rsidR="00B135FF">
              <w:rPr>
                <w:noProof/>
                <w:webHidden/>
              </w:rPr>
              <w:fldChar w:fldCharType="begin"/>
            </w:r>
            <w:r w:rsidR="00B135FF">
              <w:rPr>
                <w:noProof/>
                <w:webHidden/>
              </w:rPr>
              <w:instrText xml:space="preserve"> PAGEREF _Toc466407012 \h </w:instrText>
            </w:r>
            <w:r w:rsidR="00B135FF">
              <w:rPr>
                <w:noProof/>
                <w:webHidden/>
              </w:rPr>
            </w:r>
            <w:r w:rsidR="00B135FF">
              <w:rPr>
                <w:noProof/>
                <w:webHidden/>
              </w:rPr>
              <w:fldChar w:fldCharType="separate"/>
            </w:r>
            <w:r w:rsidR="00B135FF">
              <w:rPr>
                <w:noProof/>
                <w:webHidden/>
              </w:rPr>
              <w:t>16</w:t>
            </w:r>
            <w:r w:rsidR="00B135FF">
              <w:rPr>
                <w:noProof/>
                <w:webHidden/>
              </w:rPr>
              <w:fldChar w:fldCharType="end"/>
            </w:r>
          </w:hyperlink>
        </w:p>
        <w:p w14:paraId="70DEBE1B" w14:textId="1377702A" w:rsidR="00B135FF" w:rsidRDefault="00EB265F">
          <w:pPr>
            <w:pStyle w:val="ndice2"/>
            <w:tabs>
              <w:tab w:val="left" w:pos="1100"/>
              <w:tab w:val="right" w:leader="dot" w:pos="9016"/>
            </w:tabs>
            <w:rPr>
              <w:rFonts w:eastAsiaTheme="minorEastAsia"/>
              <w:noProof/>
              <w:sz w:val="22"/>
              <w:lang w:eastAsia="pt-PT"/>
            </w:rPr>
          </w:pPr>
          <w:hyperlink w:anchor="_Toc466407013" w:history="1">
            <w:r w:rsidR="00B135FF" w:rsidRPr="007E41E5">
              <w:rPr>
                <w:rStyle w:val="Hiperligao"/>
                <w:noProof/>
                <w:lang w:val="en-US"/>
              </w:rPr>
              <w:t>6.2.</w:t>
            </w:r>
            <w:r w:rsidR="00B135FF">
              <w:rPr>
                <w:rFonts w:eastAsiaTheme="minorEastAsia"/>
                <w:noProof/>
                <w:sz w:val="22"/>
                <w:lang w:eastAsia="pt-PT"/>
              </w:rPr>
              <w:tab/>
            </w:r>
            <w:r w:rsidR="00B135FF" w:rsidRPr="007E41E5">
              <w:rPr>
                <w:rStyle w:val="Hiperligao"/>
                <w:noProof/>
                <w:lang w:val="en-US"/>
              </w:rPr>
              <w:t>Deploy</w:t>
            </w:r>
            <w:r w:rsidR="00B135FF">
              <w:rPr>
                <w:noProof/>
                <w:webHidden/>
              </w:rPr>
              <w:tab/>
            </w:r>
            <w:r w:rsidR="00B135FF">
              <w:rPr>
                <w:noProof/>
                <w:webHidden/>
              </w:rPr>
              <w:fldChar w:fldCharType="begin"/>
            </w:r>
            <w:r w:rsidR="00B135FF">
              <w:rPr>
                <w:noProof/>
                <w:webHidden/>
              </w:rPr>
              <w:instrText xml:space="preserve"> PAGEREF _Toc466407013 \h </w:instrText>
            </w:r>
            <w:r w:rsidR="00B135FF">
              <w:rPr>
                <w:noProof/>
                <w:webHidden/>
              </w:rPr>
            </w:r>
            <w:r w:rsidR="00B135FF">
              <w:rPr>
                <w:noProof/>
                <w:webHidden/>
              </w:rPr>
              <w:fldChar w:fldCharType="separate"/>
            </w:r>
            <w:r w:rsidR="00B135FF">
              <w:rPr>
                <w:noProof/>
                <w:webHidden/>
              </w:rPr>
              <w:t>20</w:t>
            </w:r>
            <w:r w:rsidR="00B135FF">
              <w:rPr>
                <w:noProof/>
                <w:webHidden/>
              </w:rPr>
              <w:fldChar w:fldCharType="end"/>
            </w:r>
          </w:hyperlink>
        </w:p>
        <w:p w14:paraId="2C2FFF95" w14:textId="70B0D285" w:rsidR="00B135FF" w:rsidRDefault="00EB265F">
          <w:pPr>
            <w:pStyle w:val="ndice2"/>
            <w:tabs>
              <w:tab w:val="left" w:pos="1100"/>
              <w:tab w:val="right" w:leader="dot" w:pos="9016"/>
            </w:tabs>
            <w:rPr>
              <w:rFonts w:eastAsiaTheme="minorEastAsia"/>
              <w:noProof/>
              <w:sz w:val="22"/>
              <w:lang w:eastAsia="pt-PT"/>
            </w:rPr>
          </w:pPr>
          <w:hyperlink w:anchor="_Toc466407014" w:history="1">
            <w:r w:rsidR="00B135FF" w:rsidRPr="007E41E5">
              <w:rPr>
                <w:rStyle w:val="Hiperligao"/>
                <w:noProof/>
                <w:lang w:val="en-US"/>
              </w:rPr>
              <w:t>6.3.</w:t>
            </w:r>
            <w:r w:rsidR="00B135FF">
              <w:rPr>
                <w:rFonts w:eastAsiaTheme="minorEastAsia"/>
                <w:noProof/>
                <w:sz w:val="22"/>
                <w:lang w:eastAsia="pt-PT"/>
              </w:rPr>
              <w:tab/>
            </w:r>
            <w:r w:rsidR="00B135FF" w:rsidRPr="007E41E5">
              <w:rPr>
                <w:rStyle w:val="Hiperligao"/>
                <w:noProof/>
                <w:lang w:val="en-US"/>
              </w:rPr>
              <w:t>Remote</w:t>
            </w:r>
            <w:r w:rsidR="00B135FF">
              <w:rPr>
                <w:noProof/>
                <w:webHidden/>
              </w:rPr>
              <w:tab/>
            </w:r>
            <w:r w:rsidR="00B135FF">
              <w:rPr>
                <w:noProof/>
                <w:webHidden/>
              </w:rPr>
              <w:fldChar w:fldCharType="begin"/>
            </w:r>
            <w:r w:rsidR="00B135FF">
              <w:rPr>
                <w:noProof/>
                <w:webHidden/>
              </w:rPr>
              <w:instrText xml:space="preserve"> PAGEREF _Toc466407014 \h </w:instrText>
            </w:r>
            <w:r w:rsidR="00B135FF">
              <w:rPr>
                <w:noProof/>
                <w:webHidden/>
              </w:rPr>
            </w:r>
            <w:r w:rsidR="00B135FF">
              <w:rPr>
                <w:noProof/>
                <w:webHidden/>
              </w:rPr>
              <w:fldChar w:fldCharType="separate"/>
            </w:r>
            <w:r w:rsidR="00B135FF">
              <w:rPr>
                <w:noProof/>
                <w:webHidden/>
              </w:rPr>
              <w:t>22</w:t>
            </w:r>
            <w:r w:rsidR="00B135FF">
              <w:rPr>
                <w:noProof/>
                <w:webHidden/>
              </w:rPr>
              <w:fldChar w:fldCharType="end"/>
            </w:r>
          </w:hyperlink>
        </w:p>
        <w:p w14:paraId="486CC594" w14:textId="4E6A1452" w:rsidR="00B135FF" w:rsidRDefault="00EB265F">
          <w:pPr>
            <w:pStyle w:val="ndice1"/>
            <w:tabs>
              <w:tab w:val="left" w:pos="440"/>
              <w:tab w:val="right" w:leader="dot" w:pos="9016"/>
            </w:tabs>
            <w:rPr>
              <w:rFonts w:eastAsiaTheme="minorEastAsia"/>
              <w:noProof/>
              <w:sz w:val="22"/>
              <w:lang w:eastAsia="pt-PT"/>
            </w:rPr>
          </w:pPr>
          <w:hyperlink w:anchor="_Toc466407015" w:history="1">
            <w:r w:rsidR="00B135FF" w:rsidRPr="007E41E5">
              <w:rPr>
                <w:rStyle w:val="Hiperligao"/>
                <w:noProof/>
                <w:lang w:val="en-US"/>
              </w:rPr>
              <w:t>7.</w:t>
            </w:r>
            <w:r w:rsidR="00B135FF">
              <w:rPr>
                <w:rFonts w:eastAsiaTheme="minorEastAsia"/>
                <w:noProof/>
                <w:sz w:val="22"/>
                <w:lang w:eastAsia="pt-PT"/>
              </w:rPr>
              <w:tab/>
            </w:r>
            <w:r w:rsidR="00B135FF" w:rsidRPr="007E41E5">
              <w:rPr>
                <w:rStyle w:val="Hiperligao"/>
                <w:noProof/>
                <w:lang w:val="en-US"/>
              </w:rPr>
              <w:t>Visual Studio Plugin</w:t>
            </w:r>
            <w:r w:rsidR="00B135FF">
              <w:rPr>
                <w:noProof/>
                <w:webHidden/>
              </w:rPr>
              <w:tab/>
            </w:r>
            <w:r w:rsidR="00B135FF">
              <w:rPr>
                <w:noProof/>
                <w:webHidden/>
              </w:rPr>
              <w:fldChar w:fldCharType="begin"/>
            </w:r>
            <w:r w:rsidR="00B135FF">
              <w:rPr>
                <w:noProof/>
                <w:webHidden/>
              </w:rPr>
              <w:instrText xml:space="preserve"> PAGEREF _Toc466407015 \h </w:instrText>
            </w:r>
            <w:r w:rsidR="00B135FF">
              <w:rPr>
                <w:noProof/>
                <w:webHidden/>
              </w:rPr>
            </w:r>
            <w:r w:rsidR="00B135FF">
              <w:rPr>
                <w:noProof/>
                <w:webHidden/>
              </w:rPr>
              <w:fldChar w:fldCharType="separate"/>
            </w:r>
            <w:r w:rsidR="00B135FF">
              <w:rPr>
                <w:noProof/>
                <w:webHidden/>
              </w:rPr>
              <w:t>24</w:t>
            </w:r>
            <w:r w:rsidR="00B135FF">
              <w:rPr>
                <w:noProof/>
                <w:webHidden/>
              </w:rPr>
              <w:fldChar w:fldCharType="end"/>
            </w:r>
          </w:hyperlink>
        </w:p>
        <w:p w14:paraId="0FE49F6D" w14:textId="43E6ACAC" w:rsidR="00B135FF" w:rsidRDefault="00EB265F">
          <w:pPr>
            <w:pStyle w:val="ndice2"/>
            <w:tabs>
              <w:tab w:val="left" w:pos="1100"/>
              <w:tab w:val="right" w:leader="dot" w:pos="9016"/>
            </w:tabs>
            <w:rPr>
              <w:rFonts w:eastAsiaTheme="minorEastAsia"/>
              <w:noProof/>
              <w:sz w:val="22"/>
              <w:lang w:eastAsia="pt-PT"/>
            </w:rPr>
          </w:pPr>
          <w:hyperlink w:anchor="_Toc466407016" w:history="1">
            <w:r w:rsidR="00B135FF" w:rsidRPr="007E41E5">
              <w:rPr>
                <w:rStyle w:val="Hiperligao"/>
                <w:noProof/>
                <w:lang w:val="en-US"/>
              </w:rPr>
              <w:t>7.1.</w:t>
            </w:r>
            <w:r w:rsidR="00B135FF">
              <w:rPr>
                <w:rFonts w:eastAsiaTheme="minorEastAsia"/>
                <w:noProof/>
                <w:sz w:val="22"/>
                <w:lang w:eastAsia="pt-PT"/>
              </w:rPr>
              <w:tab/>
            </w:r>
            <w:r w:rsidR="00B135FF" w:rsidRPr="007E41E5">
              <w:rPr>
                <w:rStyle w:val="Hiperligao"/>
                <w:noProof/>
                <w:lang w:val="en-US"/>
              </w:rPr>
              <w:t>Project Type</w:t>
            </w:r>
            <w:r w:rsidR="00B135FF">
              <w:rPr>
                <w:noProof/>
                <w:webHidden/>
              </w:rPr>
              <w:tab/>
            </w:r>
            <w:r w:rsidR="00B135FF">
              <w:rPr>
                <w:noProof/>
                <w:webHidden/>
              </w:rPr>
              <w:fldChar w:fldCharType="begin"/>
            </w:r>
            <w:r w:rsidR="00B135FF">
              <w:rPr>
                <w:noProof/>
                <w:webHidden/>
              </w:rPr>
              <w:instrText xml:space="preserve"> PAGEREF _Toc466407016 \h </w:instrText>
            </w:r>
            <w:r w:rsidR="00B135FF">
              <w:rPr>
                <w:noProof/>
                <w:webHidden/>
              </w:rPr>
            </w:r>
            <w:r w:rsidR="00B135FF">
              <w:rPr>
                <w:noProof/>
                <w:webHidden/>
              </w:rPr>
              <w:fldChar w:fldCharType="separate"/>
            </w:r>
            <w:r w:rsidR="00B135FF">
              <w:rPr>
                <w:noProof/>
                <w:webHidden/>
              </w:rPr>
              <w:t>24</w:t>
            </w:r>
            <w:r w:rsidR="00B135FF">
              <w:rPr>
                <w:noProof/>
                <w:webHidden/>
              </w:rPr>
              <w:fldChar w:fldCharType="end"/>
            </w:r>
          </w:hyperlink>
        </w:p>
        <w:p w14:paraId="50C4D836" w14:textId="7DDF0110" w:rsidR="00B135FF" w:rsidRDefault="00EB265F">
          <w:pPr>
            <w:pStyle w:val="ndice2"/>
            <w:tabs>
              <w:tab w:val="left" w:pos="1100"/>
              <w:tab w:val="right" w:leader="dot" w:pos="9016"/>
            </w:tabs>
            <w:rPr>
              <w:rFonts w:eastAsiaTheme="minorEastAsia"/>
              <w:noProof/>
              <w:sz w:val="22"/>
              <w:lang w:eastAsia="pt-PT"/>
            </w:rPr>
          </w:pPr>
          <w:hyperlink w:anchor="_Toc466407017" w:history="1">
            <w:r w:rsidR="00B135FF" w:rsidRPr="007E41E5">
              <w:rPr>
                <w:rStyle w:val="Hiperligao"/>
                <w:noProof/>
                <w:lang w:val="en-US"/>
              </w:rPr>
              <w:t>7.2.</w:t>
            </w:r>
            <w:r w:rsidR="00B135FF">
              <w:rPr>
                <w:rFonts w:eastAsiaTheme="minorEastAsia"/>
                <w:noProof/>
                <w:sz w:val="22"/>
                <w:lang w:eastAsia="pt-PT"/>
              </w:rPr>
              <w:tab/>
            </w:r>
            <w:r w:rsidR="00B135FF" w:rsidRPr="007E41E5">
              <w:rPr>
                <w:rStyle w:val="Hiperligao"/>
                <w:noProof/>
                <w:lang w:val="en-US"/>
              </w:rPr>
              <w:t>Builder/Deploy</w:t>
            </w:r>
            <w:r w:rsidR="00B135FF">
              <w:rPr>
                <w:noProof/>
                <w:webHidden/>
              </w:rPr>
              <w:tab/>
            </w:r>
            <w:r w:rsidR="00B135FF">
              <w:rPr>
                <w:noProof/>
                <w:webHidden/>
              </w:rPr>
              <w:fldChar w:fldCharType="begin"/>
            </w:r>
            <w:r w:rsidR="00B135FF">
              <w:rPr>
                <w:noProof/>
                <w:webHidden/>
              </w:rPr>
              <w:instrText xml:space="preserve"> PAGEREF _Toc466407017 \h </w:instrText>
            </w:r>
            <w:r w:rsidR="00B135FF">
              <w:rPr>
                <w:noProof/>
                <w:webHidden/>
              </w:rPr>
            </w:r>
            <w:r w:rsidR="00B135FF">
              <w:rPr>
                <w:noProof/>
                <w:webHidden/>
              </w:rPr>
              <w:fldChar w:fldCharType="separate"/>
            </w:r>
            <w:r w:rsidR="00B135FF">
              <w:rPr>
                <w:noProof/>
                <w:webHidden/>
              </w:rPr>
              <w:t>26</w:t>
            </w:r>
            <w:r w:rsidR="00B135FF">
              <w:rPr>
                <w:noProof/>
                <w:webHidden/>
              </w:rPr>
              <w:fldChar w:fldCharType="end"/>
            </w:r>
          </w:hyperlink>
        </w:p>
        <w:p w14:paraId="2AA771A0" w14:textId="5EF0A9AA" w:rsidR="00B135FF" w:rsidRDefault="00EB265F">
          <w:pPr>
            <w:pStyle w:val="ndice2"/>
            <w:tabs>
              <w:tab w:val="left" w:pos="1100"/>
              <w:tab w:val="right" w:leader="dot" w:pos="9016"/>
            </w:tabs>
            <w:rPr>
              <w:rFonts w:eastAsiaTheme="minorEastAsia"/>
              <w:noProof/>
              <w:sz w:val="22"/>
              <w:lang w:eastAsia="pt-PT"/>
            </w:rPr>
          </w:pPr>
          <w:hyperlink w:anchor="_Toc466407018" w:history="1">
            <w:r w:rsidR="00B135FF" w:rsidRPr="007E41E5">
              <w:rPr>
                <w:rStyle w:val="Hiperligao"/>
                <w:noProof/>
                <w:lang w:val="en-US"/>
              </w:rPr>
              <w:t>7.3.</w:t>
            </w:r>
            <w:r w:rsidR="00B135FF">
              <w:rPr>
                <w:rFonts w:eastAsiaTheme="minorEastAsia"/>
                <w:noProof/>
                <w:sz w:val="22"/>
                <w:lang w:eastAsia="pt-PT"/>
              </w:rPr>
              <w:tab/>
            </w:r>
            <w:r w:rsidR="00B135FF" w:rsidRPr="007E41E5">
              <w:rPr>
                <w:rStyle w:val="Hiperligao"/>
                <w:noProof/>
                <w:lang w:val="en-US"/>
              </w:rPr>
              <w:t>Editor Extension</w:t>
            </w:r>
            <w:r w:rsidR="00B135FF">
              <w:rPr>
                <w:noProof/>
                <w:webHidden/>
              </w:rPr>
              <w:tab/>
            </w:r>
            <w:r w:rsidR="00B135FF">
              <w:rPr>
                <w:noProof/>
                <w:webHidden/>
              </w:rPr>
              <w:fldChar w:fldCharType="begin"/>
            </w:r>
            <w:r w:rsidR="00B135FF">
              <w:rPr>
                <w:noProof/>
                <w:webHidden/>
              </w:rPr>
              <w:instrText xml:space="preserve"> PAGEREF _Toc466407018 \h </w:instrText>
            </w:r>
            <w:r w:rsidR="00B135FF">
              <w:rPr>
                <w:noProof/>
                <w:webHidden/>
              </w:rPr>
            </w:r>
            <w:r w:rsidR="00B135FF">
              <w:rPr>
                <w:noProof/>
                <w:webHidden/>
              </w:rPr>
              <w:fldChar w:fldCharType="separate"/>
            </w:r>
            <w:r w:rsidR="00B135FF">
              <w:rPr>
                <w:noProof/>
                <w:webHidden/>
              </w:rPr>
              <w:t>26</w:t>
            </w:r>
            <w:r w:rsidR="00B135FF">
              <w:rPr>
                <w:noProof/>
                <w:webHidden/>
              </w:rPr>
              <w:fldChar w:fldCharType="end"/>
            </w:r>
          </w:hyperlink>
        </w:p>
        <w:p w14:paraId="74BED114" w14:textId="498E014E" w:rsidR="00B135FF" w:rsidRDefault="00EB265F">
          <w:pPr>
            <w:pStyle w:val="ndice2"/>
            <w:tabs>
              <w:tab w:val="left" w:pos="1100"/>
              <w:tab w:val="right" w:leader="dot" w:pos="9016"/>
            </w:tabs>
            <w:rPr>
              <w:rFonts w:eastAsiaTheme="minorEastAsia"/>
              <w:noProof/>
              <w:sz w:val="22"/>
              <w:lang w:eastAsia="pt-PT"/>
            </w:rPr>
          </w:pPr>
          <w:hyperlink w:anchor="_Toc466407019" w:history="1">
            <w:r w:rsidR="00B135FF" w:rsidRPr="007E41E5">
              <w:rPr>
                <w:rStyle w:val="Hiperligao"/>
                <w:noProof/>
                <w:lang w:val="en-US"/>
              </w:rPr>
              <w:t>7.4.</w:t>
            </w:r>
            <w:r w:rsidR="00B135FF">
              <w:rPr>
                <w:rFonts w:eastAsiaTheme="minorEastAsia"/>
                <w:noProof/>
                <w:sz w:val="22"/>
                <w:lang w:eastAsia="pt-PT"/>
              </w:rPr>
              <w:tab/>
            </w:r>
            <w:r w:rsidR="00B135FF" w:rsidRPr="007E41E5">
              <w:rPr>
                <w:rStyle w:val="Hiperligao"/>
                <w:noProof/>
                <w:lang w:val="en-US"/>
              </w:rPr>
              <w:t>Debugger integration</w:t>
            </w:r>
            <w:r w:rsidR="00B135FF">
              <w:rPr>
                <w:noProof/>
                <w:webHidden/>
              </w:rPr>
              <w:tab/>
            </w:r>
            <w:r w:rsidR="00B135FF">
              <w:rPr>
                <w:noProof/>
                <w:webHidden/>
              </w:rPr>
              <w:fldChar w:fldCharType="begin"/>
            </w:r>
            <w:r w:rsidR="00B135FF">
              <w:rPr>
                <w:noProof/>
                <w:webHidden/>
              </w:rPr>
              <w:instrText xml:space="preserve"> PAGEREF _Toc466407019 \h </w:instrText>
            </w:r>
            <w:r w:rsidR="00B135FF">
              <w:rPr>
                <w:noProof/>
                <w:webHidden/>
              </w:rPr>
            </w:r>
            <w:r w:rsidR="00B135FF">
              <w:rPr>
                <w:noProof/>
                <w:webHidden/>
              </w:rPr>
              <w:fldChar w:fldCharType="separate"/>
            </w:r>
            <w:r w:rsidR="00B135FF">
              <w:rPr>
                <w:noProof/>
                <w:webHidden/>
              </w:rPr>
              <w:t>28</w:t>
            </w:r>
            <w:r w:rsidR="00B135FF">
              <w:rPr>
                <w:noProof/>
                <w:webHidden/>
              </w:rPr>
              <w:fldChar w:fldCharType="end"/>
            </w:r>
          </w:hyperlink>
        </w:p>
        <w:p w14:paraId="5767D0D1" w14:textId="533BF09F" w:rsidR="00B135FF" w:rsidRDefault="00EB265F">
          <w:pPr>
            <w:pStyle w:val="ndice1"/>
            <w:tabs>
              <w:tab w:val="left" w:pos="440"/>
              <w:tab w:val="right" w:leader="dot" w:pos="9016"/>
            </w:tabs>
            <w:rPr>
              <w:rFonts w:eastAsiaTheme="minorEastAsia"/>
              <w:noProof/>
              <w:sz w:val="22"/>
              <w:lang w:eastAsia="pt-PT"/>
            </w:rPr>
          </w:pPr>
          <w:hyperlink w:anchor="_Toc466407020" w:history="1">
            <w:r w:rsidR="00B135FF" w:rsidRPr="007E41E5">
              <w:rPr>
                <w:rStyle w:val="Hiperligao"/>
                <w:noProof/>
                <w:lang w:val="en-US"/>
              </w:rPr>
              <w:t>8.</w:t>
            </w:r>
            <w:r w:rsidR="00B135FF">
              <w:rPr>
                <w:rFonts w:eastAsiaTheme="minorEastAsia"/>
                <w:noProof/>
                <w:sz w:val="22"/>
                <w:lang w:eastAsia="pt-PT"/>
              </w:rPr>
              <w:tab/>
            </w:r>
            <w:r w:rsidR="00B135FF" w:rsidRPr="007E41E5">
              <w:rPr>
                <w:rStyle w:val="Hiperligao"/>
                <w:noProof/>
                <w:lang w:val="en-US"/>
              </w:rPr>
              <w:t>Conclusion</w:t>
            </w:r>
            <w:r w:rsidR="00B135FF">
              <w:rPr>
                <w:noProof/>
                <w:webHidden/>
              </w:rPr>
              <w:tab/>
            </w:r>
            <w:r w:rsidR="00B135FF">
              <w:rPr>
                <w:noProof/>
                <w:webHidden/>
              </w:rPr>
              <w:fldChar w:fldCharType="begin"/>
            </w:r>
            <w:r w:rsidR="00B135FF">
              <w:rPr>
                <w:noProof/>
                <w:webHidden/>
              </w:rPr>
              <w:instrText xml:space="preserve"> PAGEREF _Toc466407020 \h </w:instrText>
            </w:r>
            <w:r w:rsidR="00B135FF">
              <w:rPr>
                <w:noProof/>
                <w:webHidden/>
              </w:rPr>
            </w:r>
            <w:r w:rsidR="00B135FF">
              <w:rPr>
                <w:noProof/>
                <w:webHidden/>
              </w:rPr>
              <w:fldChar w:fldCharType="separate"/>
            </w:r>
            <w:r w:rsidR="00B135FF">
              <w:rPr>
                <w:noProof/>
                <w:webHidden/>
              </w:rPr>
              <w:t>29</w:t>
            </w:r>
            <w:r w:rsidR="00B135FF">
              <w:rPr>
                <w:noProof/>
                <w:webHidden/>
              </w:rPr>
              <w:fldChar w:fldCharType="end"/>
            </w:r>
          </w:hyperlink>
        </w:p>
        <w:p w14:paraId="44C2D923" w14:textId="7064991D" w:rsidR="00B135FF" w:rsidRDefault="00EB265F">
          <w:pPr>
            <w:pStyle w:val="ndice1"/>
            <w:tabs>
              <w:tab w:val="left" w:pos="440"/>
              <w:tab w:val="right" w:leader="dot" w:pos="9016"/>
            </w:tabs>
            <w:rPr>
              <w:rFonts w:eastAsiaTheme="minorEastAsia"/>
              <w:noProof/>
              <w:sz w:val="22"/>
              <w:lang w:eastAsia="pt-PT"/>
            </w:rPr>
          </w:pPr>
          <w:hyperlink w:anchor="_Toc466407021" w:history="1">
            <w:r w:rsidR="00B135FF" w:rsidRPr="007E41E5">
              <w:rPr>
                <w:rStyle w:val="Hiperligao"/>
                <w:noProof/>
                <w:lang w:val="en-US"/>
              </w:rPr>
              <w:t>9.</w:t>
            </w:r>
            <w:r w:rsidR="00B135FF">
              <w:rPr>
                <w:rFonts w:eastAsiaTheme="minorEastAsia"/>
                <w:noProof/>
                <w:sz w:val="22"/>
                <w:lang w:eastAsia="pt-PT"/>
              </w:rPr>
              <w:tab/>
            </w:r>
            <w:r w:rsidR="00B135FF" w:rsidRPr="007E41E5">
              <w:rPr>
                <w:rStyle w:val="Hiperligao"/>
                <w:noProof/>
                <w:lang w:val="en-US"/>
              </w:rPr>
              <w:t>References</w:t>
            </w:r>
            <w:r w:rsidR="00B135FF">
              <w:rPr>
                <w:noProof/>
                <w:webHidden/>
              </w:rPr>
              <w:tab/>
            </w:r>
            <w:r w:rsidR="00B135FF">
              <w:rPr>
                <w:noProof/>
                <w:webHidden/>
              </w:rPr>
              <w:fldChar w:fldCharType="begin"/>
            </w:r>
            <w:r w:rsidR="00B135FF">
              <w:rPr>
                <w:noProof/>
                <w:webHidden/>
              </w:rPr>
              <w:instrText xml:space="preserve"> PAGEREF _Toc466407021 \h </w:instrText>
            </w:r>
            <w:r w:rsidR="00B135FF">
              <w:rPr>
                <w:noProof/>
                <w:webHidden/>
              </w:rPr>
            </w:r>
            <w:r w:rsidR="00B135FF">
              <w:rPr>
                <w:noProof/>
                <w:webHidden/>
              </w:rPr>
              <w:fldChar w:fldCharType="separate"/>
            </w:r>
            <w:r w:rsidR="00B135FF">
              <w:rPr>
                <w:noProof/>
                <w:webHidden/>
              </w:rPr>
              <w:t>30</w:t>
            </w:r>
            <w:r w:rsidR="00B135FF">
              <w:rPr>
                <w:noProof/>
                <w:webHidden/>
              </w:rPr>
              <w:fldChar w:fldCharType="end"/>
            </w:r>
          </w:hyperlink>
        </w:p>
        <w:p w14:paraId="0210ED2F" w14:textId="1833F5A1" w:rsidR="00B135FF" w:rsidRDefault="00EB265F">
          <w:pPr>
            <w:pStyle w:val="ndice1"/>
            <w:tabs>
              <w:tab w:val="left" w:pos="660"/>
              <w:tab w:val="right" w:leader="dot" w:pos="9016"/>
            </w:tabs>
            <w:rPr>
              <w:rFonts w:eastAsiaTheme="minorEastAsia"/>
              <w:noProof/>
              <w:sz w:val="22"/>
              <w:lang w:eastAsia="pt-PT"/>
            </w:rPr>
          </w:pPr>
          <w:hyperlink w:anchor="_Toc466407022" w:history="1">
            <w:r w:rsidR="00B135FF" w:rsidRPr="007E41E5">
              <w:rPr>
                <w:rStyle w:val="Hiperligao"/>
                <w:noProof/>
                <w:lang w:val="en-US"/>
              </w:rPr>
              <w:t>10.</w:t>
            </w:r>
            <w:r w:rsidR="00B135FF">
              <w:rPr>
                <w:rFonts w:eastAsiaTheme="minorEastAsia"/>
                <w:noProof/>
                <w:sz w:val="22"/>
                <w:lang w:eastAsia="pt-PT"/>
              </w:rPr>
              <w:tab/>
            </w:r>
            <w:r w:rsidR="00B135FF" w:rsidRPr="007E41E5">
              <w:rPr>
                <w:rStyle w:val="Hiperligao"/>
                <w:noProof/>
                <w:lang w:val="en-US"/>
              </w:rPr>
              <w:t>Figures Index</w:t>
            </w:r>
            <w:r w:rsidR="00B135FF">
              <w:rPr>
                <w:noProof/>
                <w:webHidden/>
              </w:rPr>
              <w:tab/>
            </w:r>
            <w:r w:rsidR="00B135FF">
              <w:rPr>
                <w:noProof/>
                <w:webHidden/>
              </w:rPr>
              <w:fldChar w:fldCharType="begin"/>
            </w:r>
            <w:r w:rsidR="00B135FF">
              <w:rPr>
                <w:noProof/>
                <w:webHidden/>
              </w:rPr>
              <w:instrText xml:space="preserve"> PAGEREF _Toc466407022 \h </w:instrText>
            </w:r>
            <w:r w:rsidR="00B135FF">
              <w:rPr>
                <w:noProof/>
                <w:webHidden/>
              </w:rPr>
            </w:r>
            <w:r w:rsidR="00B135FF">
              <w:rPr>
                <w:noProof/>
                <w:webHidden/>
              </w:rPr>
              <w:fldChar w:fldCharType="separate"/>
            </w:r>
            <w:r w:rsidR="00B135FF">
              <w:rPr>
                <w:noProof/>
                <w:webHidden/>
              </w:rPr>
              <w:t>32</w:t>
            </w:r>
            <w:r w:rsidR="00B135FF">
              <w:rPr>
                <w:noProof/>
                <w:webHidden/>
              </w:rPr>
              <w:fldChar w:fldCharType="end"/>
            </w:r>
          </w:hyperlink>
        </w:p>
        <w:p w14:paraId="07CC6F73" w14:textId="1478BC1A"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66406993"/>
      <w:r>
        <w:rPr>
          <w:lang w:val="en-US"/>
        </w:rPr>
        <w:lastRenderedPageBreak/>
        <w:t>Introduction</w:t>
      </w:r>
      <w:bookmarkEnd w:id="3"/>
    </w:p>
    <w:p w14:paraId="6212390D" w14:textId="46C13ADC" w:rsidR="00470771" w:rsidRDefault="00470771" w:rsidP="00470771">
      <w:pPr>
        <w:rPr>
          <w:lang w:val="en-US"/>
        </w:rPr>
      </w:pPr>
    </w:p>
    <w:p w14:paraId="7DFBD1ED" w14:textId="0FFDA8FB"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existing tools 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Cabealho2"/>
        <w:rPr>
          <w:lang w:val="en-US"/>
        </w:rPr>
      </w:pPr>
      <w:bookmarkStart w:id="4" w:name="_Toc466406994"/>
      <w:r w:rsidRPr="00F8608E">
        <w:rPr>
          <w:lang w:val="en-US"/>
        </w:rPr>
        <w:t>Compil</w:t>
      </w:r>
      <w:r w:rsidR="00A850D7">
        <w:rPr>
          <w:lang w:val="en-US"/>
        </w:rPr>
        <w:t>ers Theory</w:t>
      </w:r>
      <w:bookmarkEnd w:id="4"/>
    </w:p>
    <w:p w14:paraId="1F95A895" w14:textId="7C42F130"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6F683C" w:rsidRPr="006F683C">
            <w:rPr>
              <w:noProof/>
              <w:lang w:val="en-US"/>
            </w:rPr>
            <w:t>[1]</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Modern Compiler Implementation in Java</w:t>
      </w:r>
      <w:r w:rsidR="006F683C" w:rsidRPr="006F683C">
        <w:rPr>
          <w:lang w:val="en-US"/>
        </w:rPr>
        <w:t xml:space="preserve"> </w:t>
      </w:r>
      <w:sdt>
        <w:sdtPr>
          <w:rPr>
            <w:lang w:val="en-US"/>
          </w:rPr>
          <w:id w:val="-1145961240"/>
          <w:citation/>
        </w:sdtPr>
        <w:sdtContent>
          <w:r w:rsidR="006F683C" w:rsidRPr="00F8608E">
            <w:rPr>
              <w:lang w:val="en-US"/>
            </w:rPr>
            <w:fldChar w:fldCharType="begin"/>
          </w:r>
          <w:r w:rsidR="006F683C">
            <w:rPr>
              <w:lang w:val="en-US"/>
            </w:rPr>
            <w:instrText xml:space="preserve">CITATION App02 \n  \l 2070 </w:instrText>
          </w:r>
          <w:r w:rsidR="006F683C" w:rsidRPr="00F8608E">
            <w:rPr>
              <w:lang w:val="en-US"/>
            </w:rPr>
            <w:fldChar w:fldCharType="separate"/>
          </w:r>
          <w:r w:rsidR="006F683C" w:rsidRPr="006F683C">
            <w:rPr>
              <w:noProof/>
              <w:lang w:val="en-US"/>
            </w:rPr>
            <w:t>[2]</w:t>
          </w:r>
          <w:r w:rsidR="006F683C" w:rsidRPr="00F8608E">
            <w:rPr>
              <w:lang w:val="en-US"/>
            </w:rPr>
            <w:fldChar w:fldCharType="end"/>
          </w:r>
        </w:sdtContent>
      </w:sdt>
      <w:r w:rsidR="00AA4274">
        <w:rPr>
          <w:lang w:val="en-US"/>
        </w:rPr>
        <w:t xml:space="preserve">.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603ABC63" w:rsidR="008738B0" w:rsidRDefault="00AA4274" w:rsidP="00CD4E46">
      <w:pPr>
        <w:rPr>
          <w:lang w:val="en-US"/>
        </w:rPr>
      </w:pPr>
      <w:r>
        <w:rPr>
          <w:lang w:val="en-US"/>
        </w:rPr>
        <w:t>BrightS</w:t>
      </w:r>
      <w:r w:rsidR="0095679C">
        <w:rPr>
          <w:lang w:val="en-US"/>
        </w:rPr>
        <w:t>cript</w:t>
      </w:r>
      <w:sdt>
        <w:sdtPr>
          <w:rPr>
            <w:lang w:val="en-US"/>
          </w:rPr>
          <w:id w:val="804120435"/>
          <w:citation/>
        </w:sdt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6F683C">
            <w:rPr>
              <w:noProof/>
              <w:lang w:val="en-US"/>
            </w:rPr>
            <w:t xml:space="preserve"> </w:t>
          </w:r>
          <w:r w:rsidR="006F683C" w:rsidRPr="006F683C">
            <w:rPr>
              <w:noProof/>
              <w:lang w:val="en-US"/>
            </w:rPr>
            <w:t>[3]</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F3149B">
        <w:rPr>
          <w:lang w:val="en-US"/>
        </w:rPr>
        <w:t xml:space="preserve"> steps</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Cabealho2"/>
        <w:rPr>
          <w:lang w:val="en-US"/>
        </w:rPr>
      </w:pPr>
      <w:bookmarkStart w:id="5" w:name="_Toc466406995"/>
      <w:r>
        <w:rPr>
          <w:lang w:val="en-US"/>
        </w:rPr>
        <w:t>Code Generation tools</w:t>
      </w:r>
      <w:bookmarkEnd w:id="5"/>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08BAC574"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6F683C" w:rsidRPr="006F683C">
            <w:rPr>
              <w:noProof/>
              <w:lang w:val="en-US"/>
            </w:rPr>
            <w:t>[4]</w:t>
          </w:r>
          <w:r w:rsidR="00966AAD">
            <w:rPr>
              <w:lang w:val="en-US"/>
            </w:rPr>
            <w:fldChar w:fldCharType="end"/>
          </w:r>
        </w:sdtContent>
      </w:sdt>
      <w:r w:rsidR="00F3149B">
        <w:rPr>
          <w:lang w:val="en-US"/>
        </w:rPr>
        <w:t>,</w:t>
      </w:r>
      <w:r w:rsidR="006F683C">
        <w:rPr>
          <w:lang w:val="en-US"/>
        </w:rPr>
        <w:t xml:space="preserve"> </w:t>
      </w:r>
      <w:r w:rsidRPr="00EC3868">
        <w:rPr>
          <w:lang w:val="en-US"/>
        </w:rPr>
        <w:t>which converts a grammar into a parsing program</w:t>
      </w:r>
      <w:r w:rsidR="00F3149B">
        <w:rPr>
          <w:lang w:val="en-US"/>
        </w:rPr>
        <w:t>,</w:t>
      </w:r>
      <w:r w:rsidR="00F3149B" w:rsidRPr="00EC3868">
        <w:rPr>
          <w:lang w:val="en-US"/>
        </w:rPr>
        <w:t xml:space="preserve"> </w:t>
      </w:r>
      <w:r w:rsidRPr="00EC3868">
        <w:rPr>
          <w:lang w:val="en-US"/>
        </w:rPr>
        <w:t>and Lex</w:t>
      </w:r>
      <w:r w:rsidR="00966AAD">
        <w:rPr>
          <w:lang w:val="en-US"/>
        </w:rPr>
        <w:t xml:space="preserve"> </w:t>
      </w:r>
      <w:sdt>
        <w:sdtPr>
          <w:rPr>
            <w:lang w:val="en-US"/>
          </w:rPr>
          <w:id w:val="1308981167"/>
          <w:citation/>
        </w:sdt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6F683C" w:rsidRPr="006F683C">
            <w:rPr>
              <w:noProof/>
              <w:lang w:val="en-US"/>
            </w:rPr>
            <w:t>[5]</w:t>
          </w:r>
          <w:r w:rsidR="00966AAD">
            <w:rPr>
              <w:lang w:val="en-US"/>
            </w:rPr>
            <w:fldChar w:fldCharType="end"/>
          </w:r>
        </w:sdtContent>
      </w:sdt>
      <w:r w:rsidR="00F3149B">
        <w:rPr>
          <w:lang w:val="en-US"/>
        </w:rPr>
        <w:t xml:space="preserve">, </w:t>
      </w:r>
      <w:r w:rsidRPr="00EC3868">
        <w:rPr>
          <w:lang w:val="en-US"/>
        </w:rPr>
        <w:t xml:space="preserve">which converts a declarative speciﬁcation into a lexical-analysis program. </w:t>
      </w:r>
      <w:r w:rsidR="009824EC">
        <w:rPr>
          <w:lang w:val="en-US"/>
        </w:rPr>
        <w:t>According to this we analyzed the following tools:</w:t>
      </w:r>
    </w:p>
    <w:p w14:paraId="13DBE9A7" w14:textId="2C9586F0" w:rsidR="009824EC" w:rsidRDefault="009824EC" w:rsidP="009824EC">
      <w:pPr>
        <w:pStyle w:val="PargrafodaLista"/>
        <w:numPr>
          <w:ilvl w:val="0"/>
          <w:numId w:val="9"/>
        </w:numPr>
        <w:rPr>
          <w:lang w:val="en-US"/>
        </w:rPr>
      </w:pPr>
      <w:r>
        <w:rPr>
          <w:lang w:val="en-US"/>
        </w:rPr>
        <w:t xml:space="preserve">GPlex </w:t>
      </w:r>
      <w:sdt>
        <w:sdtPr>
          <w:rPr>
            <w:lang w:val="en-US"/>
          </w:rPr>
          <w:id w:val="-435827770"/>
          <w:citation/>
        </w:sdtPr>
        <w:sdtContent>
          <w:r>
            <w:rPr>
              <w:lang w:val="en-US"/>
            </w:rPr>
            <w:fldChar w:fldCharType="begin"/>
          </w:r>
          <w:r>
            <w:instrText xml:space="preserve"> CITATION GPl \l 2070 </w:instrText>
          </w:r>
          <w:r>
            <w:rPr>
              <w:lang w:val="en-US"/>
            </w:rPr>
            <w:fldChar w:fldCharType="separate"/>
          </w:r>
          <w:r w:rsidR="006F683C" w:rsidRPr="006F683C">
            <w:rPr>
              <w:noProof/>
            </w:rPr>
            <w:t>[6]</w:t>
          </w:r>
          <w:r>
            <w:rPr>
              <w:lang w:val="en-US"/>
            </w:rPr>
            <w:fldChar w:fldCharType="end"/>
          </w:r>
        </w:sdtContent>
      </w:sdt>
    </w:p>
    <w:p w14:paraId="2485C6BB" w14:textId="57DBF0DD" w:rsidR="009824EC" w:rsidRDefault="009824EC" w:rsidP="009824EC">
      <w:pPr>
        <w:pStyle w:val="PargrafodaLista"/>
        <w:numPr>
          <w:ilvl w:val="0"/>
          <w:numId w:val="9"/>
        </w:numPr>
        <w:rPr>
          <w:lang w:val="en-US"/>
        </w:rPr>
      </w:pPr>
      <w:r>
        <w:rPr>
          <w:lang w:val="en-US"/>
        </w:rPr>
        <w:t xml:space="preserve">Gppg </w:t>
      </w:r>
      <w:sdt>
        <w:sdtPr>
          <w:rPr>
            <w:lang w:val="en-US"/>
          </w:rPr>
          <w:id w:val="-384094821"/>
          <w:citation/>
        </w:sdtPr>
        <w:sdtContent>
          <w:r>
            <w:rPr>
              <w:lang w:val="en-US"/>
            </w:rPr>
            <w:fldChar w:fldCharType="begin"/>
          </w:r>
          <w:r>
            <w:instrText xml:space="preserve"> CITATION Gpp \l 2070 </w:instrText>
          </w:r>
          <w:r>
            <w:rPr>
              <w:lang w:val="en-US"/>
            </w:rPr>
            <w:fldChar w:fldCharType="separate"/>
          </w:r>
          <w:r w:rsidR="006F683C" w:rsidRPr="006F683C">
            <w:rPr>
              <w:noProof/>
            </w:rPr>
            <w:t>[7]</w:t>
          </w:r>
          <w:r>
            <w:rPr>
              <w:lang w:val="en-US"/>
            </w:rPr>
            <w:fldChar w:fldCharType="end"/>
          </w:r>
        </w:sdtContent>
      </w:sdt>
    </w:p>
    <w:p w14:paraId="30372819" w14:textId="405D3330" w:rsidR="009824EC" w:rsidRDefault="009824EC" w:rsidP="009824EC">
      <w:pPr>
        <w:pStyle w:val="PargrafodaLista"/>
        <w:numPr>
          <w:ilvl w:val="0"/>
          <w:numId w:val="9"/>
        </w:numPr>
        <w:rPr>
          <w:lang w:val="en-US"/>
        </w:rPr>
      </w:pPr>
      <w:r>
        <w:rPr>
          <w:lang w:val="en-US"/>
        </w:rPr>
        <w:t xml:space="preserve">Irony </w:t>
      </w:r>
      <w:sdt>
        <w:sdtPr>
          <w:rPr>
            <w:lang w:val="en-US"/>
          </w:rPr>
          <w:id w:val="-1109577121"/>
          <w:citation/>
        </w:sdtPr>
        <w:sdtContent>
          <w:r>
            <w:rPr>
              <w:lang w:val="en-US"/>
            </w:rPr>
            <w:fldChar w:fldCharType="begin"/>
          </w:r>
          <w:r w:rsidRPr="009824EC">
            <w:rPr>
              <w:lang w:val="en-US"/>
            </w:rPr>
            <w:instrText xml:space="preserve"> CITATION Iro \l 2070 </w:instrText>
          </w:r>
          <w:r>
            <w:rPr>
              <w:lang w:val="en-US"/>
            </w:rPr>
            <w:fldChar w:fldCharType="separate"/>
          </w:r>
          <w:r w:rsidR="006F683C" w:rsidRPr="006F683C">
            <w:rPr>
              <w:noProof/>
              <w:lang w:val="en-US"/>
            </w:rPr>
            <w:t>[8]</w:t>
          </w:r>
          <w:r>
            <w:rPr>
              <w:lang w:val="en-US"/>
            </w:rPr>
            <w:fldChar w:fldCharType="end"/>
          </w:r>
        </w:sdtContent>
      </w:sdt>
    </w:p>
    <w:p w14:paraId="1216E5F6" w14:textId="4315ABE3" w:rsidR="009824EC" w:rsidRDefault="009824EC" w:rsidP="009824EC">
      <w:pPr>
        <w:pStyle w:val="PargrafodaLista"/>
        <w:numPr>
          <w:ilvl w:val="0"/>
          <w:numId w:val="9"/>
        </w:numPr>
        <w:rPr>
          <w:lang w:val="en-US"/>
        </w:rPr>
      </w:pPr>
      <w:r>
        <w:rPr>
          <w:lang w:val="en-US"/>
        </w:rPr>
        <w:lastRenderedPageBreak/>
        <w:t xml:space="preserve">JavaCC </w:t>
      </w:r>
      <w:sdt>
        <w:sdtPr>
          <w:rPr>
            <w:lang w:val="en-US"/>
          </w:rPr>
          <w:id w:val="475257161"/>
          <w:citation/>
        </w:sdtPr>
        <w:sdtContent>
          <w:r>
            <w:rPr>
              <w:lang w:val="en-US"/>
            </w:rPr>
            <w:fldChar w:fldCharType="begin"/>
          </w:r>
          <w:r>
            <w:instrText xml:space="preserve"> CITATION Jav \l 2070 </w:instrText>
          </w:r>
          <w:r>
            <w:rPr>
              <w:lang w:val="en-US"/>
            </w:rPr>
            <w:fldChar w:fldCharType="separate"/>
          </w:r>
          <w:r w:rsidR="006F683C" w:rsidRPr="006F683C">
            <w:rPr>
              <w:noProof/>
            </w:rPr>
            <w:t>[9]</w:t>
          </w:r>
          <w:r>
            <w:rPr>
              <w:lang w:val="en-US"/>
            </w:rPr>
            <w:fldChar w:fldCharType="end"/>
          </w:r>
        </w:sdtContent>
      </w:sdt>
    </w:p>
    <w:p w14:paraId="1CD11245" w14:textId="38600B15" w:rsidR="009824EC" w:rsidRPr="009824EC" w:rsidRDefault="009824EC" w:rsidP="009824EC">
      <w:pPr>
        <w:pStyle w:val="PargrafodaLista"/>
        <w:numPr>
          <w:ilvl w:val="0"/>
          <w:numId w:val="9"/>
        </w:numPr>
        <w:rPr>
          <w:lang w:val="en-US"/>
        </w:rPr>
      </w:pPr>
      <w:r>
        <w:rPr>
          <w:lang w:val="en-US"/>
        </w:rPr>
        <w:t xml:space="preserve">SableCC </w:t>
      </w:r>
      <w:sdt>
        <w:sdtPr>
          <w:rPr>
            <w:lang w:val="en-US"/>
          </w:rPr>
          <w:id w:val="-899826225"/>
          <w:citation/>
        </w:sdtPr>
        <w:sdtContent>
          <w:r>
            <w:rPr>
              <w:lang w:val="en-US"/>
            </w:rPr>
            <w:fldChar w:fldCharType="begin"/>
          </w:r>
          <w:r>
            <w:instrText xml:space="preserve"> CITATION Sab \l 2070 </w:instrText>
          </w:r>
          <w:r>
            <w:rPr>
              <w:lang w:val="en-US"/>
            </w:rPr>
            <w:fldChar w:fldCharType="separate"/>
          </w:r>
          <w:r w:rsidR="006F683C" w:rsidRPr="006F683C">
            <w:rPr>
              <w:noProof/>
            </w:rPr>
            <w:t>[10]</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Cabealho2"/>
        <w:rPr>
          <w:lang w:val="en-US"/>
        </w:rPr>
      </w:pPr>
      <w:bookmarkStart w:id="6" w:name="_Toc466406996"/>
      <w:r w:rsidRPr="00F8608E">
        <w:rPr>
          <w:lang w:val="en-US"/>
        </w:rPr>
        <w:t>Implementa</w:t>
      </w:r>
      <w:r w:rsidR="00AD7488">
        <w:rPr>
          <w:lang w:val="en-US"/>
        </w:rPr>
        <w:t>tion</w:t>
      </w:r>
      <w:bookmarkEnd w:id="6"/>
    </w:p>
    <w:p w14:paraId="61D2FC59" w14:textId="41B5A219" w:rsidR="00B0708E" w:rsidRPr="00F8608E" w:rsidRDefault="00F3149B" w:rsidP="00AD7488">
      <w:pPr>
        <w:rPr>
          <w:lang w:val="en-US"/>
        </w:rPr>
      </w:pPr>
      <w:r>
        <w:rPr>
          <w:lang w:val="en-US"/>
        </w:rPr>
        <w:t>T</w:t>
      </w:r>
      <w:r w:rsidR="00AD7488" w:rsidRPr="00AD7488">
        <w:rPr>
          <w:lang w:val="en-US"/>
        </w:rPr>
        <w:t xml:space="preserve">he third stage </w:t>
      </w:r>
      <w:r>
        <w:rPr>
          <w:lang w:val="en-US"/>
        </w:rPr>
        <w:t>comprises</w:t>
      </w:r>
      <w:r w:rsidRPr="00AD7488">
        <w:rPr>
          <w:lang w:val="en-US"/>
        </w:rPr>
        <w:t xml:space="preserve"> </w:t>
      </w:r>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28531F17" w:rsidR="00B0708E" w:rsidRPr="003E6183" w:rsidRDefault="003E6183" w:rsidP="003E6183">
      <w:pPr>
        <w:pStyle w:val="Legenda"/>
        <w:jc w:val="center"/>
        <w:rPr>
          <w:lang w:val="en-US"/>
        </w:rPr>
      </w:pPr>
      <w:bookmarkStart w:id="7" w:name="_Toc466411223"/>
      <w:r w:rsidRPr="003E6183">
        <w:rPr>
          <w:lang w:val="en-US"/>
        </w:rPr>
        <w:t xml:space="preserve">Figure </w:t>
      </w:r>
      <w:r>
        <w:fldChar w:fldCharType="begin"/>
      </w:r>
      <w:r w:rsidRPr="003E6183">
        <w:rPr>
          <w:lang w:val="en-US"/>
        </w:rPr>
        <w:instrText xml:space="preserve"> SEQ Figure \* ARABIC </w:instrText>
      </w:r>
      <w:r>
        <w:fldChar w:fldCharType="separate"/>
      </w:r>
      <w:r w:rsidR="00501B79">
        <w:rPr>
          <w:noProof/>
          <w:lang w:val="en-US"/>
        </w:rPr>
        <w:t>1</w:t>
      </w:r>
      <w:r>
        <w:fldChar w:fldCharType="end"/>
      </w:r>
      <w:r w:rsidRPr="003E6183">
        <w:rPr>
          <w:lang w:val="en-US"/>
        </w:rPr>
        <w:t xml:space="preserve"> - Component diagram</w:t>
      </w:r>
      <w:bookmarkEnd w:id="7"/>
    </w:p>
    <w:p w14:paraId="6CBF155B" w14:textId="407D808D" w:rsidR="00365515" w:rsidRDefault="00365515" w:rsidP="00B0708E">
      <w:pPr>
        <w:rPr>
          <w:lang w:val="en-US"/>
        </w:rPr>
      </w:pPr>
      <w:r>
        <w:rPr>
          <w:lang w:val="en-US"/>
        </w:rPr>
        <w:t xml:space="preserve">The BrightScript Compiler is the generated code for syntax validation, </w:t>
      </w:r>
      <w:r w:rsidR="00F3149B">
        <w:rPr>
          <w:lang w:val="en-US"/>
        </w:rPr>
        <w:t xml:space="preserve">therefore preventing </w:t>
      </w:r>
      <w:r>
        <w:rPr>
          <w:lang w:val="en-US"/>
        </w:rPr>
        <w:t>compilation errors</w:t>
      </w:r>
      <w:r w:rsidR="00F3149B">
        <w:rPr>
          <w:lang w:val="en-US"/>
        </w:rPr>
        <w:t xml:space="preserve"> from occurring when deploying the code to the box</w:t>
      </w:r>
      <w:r>
        <w:rPr>
          <w:lang w:val="en-US"/>
        </w:rPr>
        <w:t>.</w:t>
      </w:r>
    </w:p>
    <w:p w14:paraId="25808AC5" w14:textId="2BFD2465" w:rsidR="00044658" w:rsidRDefault="00365515" w:rsidP="00365515">
      <w:pPr>
        <w:rPr>
          <w:lang w:val="en-US"/>
        </w:rPr>
      </w:pPr>
      <w:r w:rsidRPr="00365515">
        <w:rPr>
          <w:lang w:val="en-US"/>
        </w:rPr>
        <w:t>The Debugger manage</w:t>
      </w:r>
      <w:r w:rsidR="00DB2BE3">
        <w:rPr>
          <w:lang w:val="en-US"/>
        </w:rPr>
        <w:t>s</w:t>
      </w:r>
      <w:r w:rsidRPr="00365515">
        <w:rPr>
          <w:lang w:val="en-US"/>
        </w:rPr>
        <w:t xml:space="preserve"> the connection </w:t>
      </w:r>
      <w:r>
        <w:rPr>
          <w:lang w:val="en-US"/>
        </w:rPr>
        <w:t>with</w:t>
      </w:r>
      <w:r w:rsidRPr="00365515">
        <w:rPr>
          <w:lang w:val="en-US"/>
        </w:rPr>
        <w:t xml:space="preserve"> </w:t>
      </w:r>
      <w:r w:rsidR="00DB2BE3">
        <w:rPr>
          <w:lang w:val="en-US"/>
        </w:rPr>
        <w:t xml:space="preserve">the </w:t>
      </w:r>
      <w:r w:rsidRPr="00365515">
        <w:rPr>
          <w:lang w:val="en-US"/>
        </w:rPr>
        <w:t>box</w:t>
      </w:r>
      <w:r>
        <w:rPr>
          <w:lang w:val="en-US"/>
        </w:rPr>
        <w:t xml:space="preserve">, using the telnet and </w:t>
      </w:r>
      <w:r w:rsidR="00DB2BE3">
        <w:rPr>
          <w:lang w:val="en-US"/>
        </w:rPr>
        <w:t xml:space="preserve">HTTP </w:t>
      </w:r>
      <w:r>
        <w:rPr>
          <w:lang w:val="en-US"/>
        </w:rPr>
        <w:t>ports</w:t>
      </w:r>
      <w:r w:rsidR="00044658" w:rsidRPr="00365515">
        <w:rPr>
          <w:lang w:val="en-US"/>
        </w:rPr>
        <w:t>.</w:t>
      </w:r>
      <w:r>
        <w:rPr>
          <w:lang w:val="en-US"/>
        </w:rPr>
        <w:t xml:space="preserve"> The box exposes a</w:t>
      </w:r>
      <w:r w:rsidR="00DB2BE3">
        <w:rPr>
          <w:lang w:val="en-US"/>
        </w:rPr>
        <w:t>n</w:t>
      </w:r>
      <w:r>
        <w:rPr>
          <w:lang w:val="en-US"/>
        </w:rPr>
        <w:t xml:space="preserve"> </w:t>
      </w:r>
      <w:r w:rsidR="00DB2BE3">
        <w:rPr>
          <w:lang w:val="en-US"/>
        </w:rPr>
        <w:t xml:space="preserve">HTTP </w:t>
      </w:r>
      <w:r>
        <w:rPr>
          <w:lang w:val="en-US"/>
        </w:rPr>
        <w:t xml:space="preserve">port </w:t>
      </w:r>
      <w:r w:rsidR="00DB2BE3">
        <w:rPr>
          <w:lang w:val="en-US"/>
        </w:rPr>
        <w:t xml:space="preserve">to </w:t>
      </w:r>
      <w:r>
        <w:rPr>
          <w:lang w:val="en-US"/>
        </w:rPr>
        <w:t>emulate remote inputs</w:t>
      </w:r>
      <w:r w:rsidR="00764953">
        <w:rPr>
          <w:lang w:val="en-US"/>
        </w:rPr>
        <w:t>,</w:t>
      </w:r>
      <w:r>
        <w:rPr>
          <w:lang w:val="en-US"/>
        </w:rPr>
        <w:t xml:space="preserve"> a web page </w:t>
      </w:r>
      <w:r w:rsidR="00DB2BE3">
        <w:rPr>
          <w:lang w:val="en-US"/>
        </w:rPr>
        <w:t xml:space="preserve">to </w:t>
      </w:r>
      <w:r>
        <w:rPr>
          <w:lang w:val="en-US"/>
        </w:rPr>
        <w:t>deploy the apps and a telnet port to receive box output and send debug commands.</w:t>
      </w:r>
      <w:r w:rsidR="00044658" w:rsidRPr="00365515">
        <w:rPr>
          <w:lang w:val="en-US"/>
        </w:rPr>
        <w:t xml:space="preserve"> </w:t>
      </w:r>
    </w:p>
    <w:p w14:paraId="7A450D31" w14:textId="4F54C1E0" w:rsidR="00365515" w:rsidRDefault="00365515" w:rsidP="00365515">
      <w:pPr>
        <w:rPr>
          <w:lang w:val="en-US"/>
        </w:rPr>
      </w:pPr>
      <w:r>
        <w:rPr>
          <w:lang w:val="en-US"/>
        </w:rPr>
        <w:t>The</w:t>
      </w:r>
      <w:r w:rsidR="00E44AC0">
        <w:rPr>
          <w:lang w:val="en-US"/>
        </w:rPr>
        <w:t xml:space="preserve"> Visual Studio Plugin</w:t>
      </w:r>
      <w:r>
        <w:rPr>
          <w:lang w:val="en-US"/>
        </w:rPr>
        <w:t xml:space="preserve"> </w:t>
      </w:r>
      <w:r w:rsidR="00DB2BE3">
        <w:rPr>
          <w:lang w:val="en-US"/>
        </w:rPr>
        <w:t xml:space="preserve">is </w:t>
      </w:r>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006F683C" w:rsidRPr="006F683C">
            <w:rPr>
              <w:noProof/>
              <w:lang w:val="en-US"/>
            </w:rPr>
            <w:t>[11]</w:t>
          </w:r>
          <w:r>
            <w:rPr>
              <w:lang w:val="en-US"/>
            </w:rPr>
            <w:fldChar w:fldCharType="end"/>
          </w:r>
        </w:sdtContent>
      </w:sdt>
      <w:r w:rsidR="00DB2BE3">
        <w:rPr>
          <w:lang w:val="en-US"/>
        </w:rPr>
        <w:t xml:space="preserve">, </w:t>
      </w:r>
      <w:r w:rsidRPr="00365515">
        <w:rPr>
          <w:lang w:val="en-US"/>
        </w:rPr>
        <w:t xml:space="preserve">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006F683C" w:rsidRPr="006F683C">
            <w:rPr>
              <w:noProof/>
              <w:lang w:val="en-US"/>
            </w:rPr>
            <w:t>[12]</w:t>
          </w:r>
          <w:r>
            <w:rPr>
              <w:lang w:val="en-US"/>
            </w:rPr>
            <w:fldChar w:fldCharType="end"/>
          </w:r>
        </w:sdtContent>
      </w:sdt>
      <w:r w:rsidR="00611A64">
        <w:rPr>
          <w:lang w:val="en-US"/>
        </w:rPr>
        <w:t xml:space="preserve">, and </w:t>
      </w:r>
      <w:r w:rsidR="00611A64" w:rsidRPr="00611A64">
        <w:rPr>
          <w:lang w:val="en-US"/>
        </w:rPr>
        <w:t>Visual Studio MI Debug Engine</w:t>
      </w:r>
      <w:r w:rsidR="00611A64">
        <w:rPr>
          <w:lang w:val="en-US"/>
        </w:rPr>
        <w:t xml:space="preserve"> </w:t>
      </w:r>
      <w:sdt>
        <w:sdtPr>
          <w:rPr>
            <w:lang w:val="en-US"/>
          </w:rPr>
          <w:id w:val="-1120378345"/>
          <w:citation/>
        </w:sdtPr>
        <w:sdtContent>
          <w:r w:rsidR="00611A64">
            <w:rPr>
              <w:lang w:val="en-US"/>
            </w:rPr>
            <w:fldChar w:fldCharType="begin"/>
          </w:r>
          <w:r w:rsidR="00611A64" w:rsidRPr="00611A64">
            <w:rPr>
              <w:lang w:val="en-US"/>
            </w:rPr>
            <w:instrText xml:space="preserve"> CITATION Mic \l 2070 </w:instrText>
          </w:r>
          <w:r w:rsidR="00611A64">
            <w:rPr>
              <w:lang w:val="en-US"/>
            </w:rPr>
            <w:fldChar w:fldCharType="separate"/>
          </w:r>
          <w:r w:rsidR="00611A64" w:rsidRPr="00611A64">
            <w:rPr>
              <w:noProof/>
              <w:lang w:val="en-US"/>
            </w:rPr>
            <w:t>[13]</w:t>
          </w:r>
          <w:r w:rsidR="00611A64">
            <w:rPr>
              <w:lang w:val="en-US"/>
            </w:rPr>
            <w:fldChar w:fldCharType="end"/>
          </w:r>
        </w:sdtContent>
      </w:sdt>
      <w:r w:rsidRPr="00365515">
        <w:rPr>
          <w:lang w:val="en-US"/>
        </w:rPr>
        <w:t xml:space="preserve">. Python Tools is an extension for Visual Studio that adds </w:t>
      </w:r>
      <w:r w:rsidR="00DB2BE3">
        <w:rPr>
          <w:lang w:val="en-US"/>
        </w:rPr>
        <w:t xml:space="preserve">Python </w:t>
      </w:r>
      <w:r w:rsidRPr="00365515">
        <w:rPr>
          <w:lang w:val="en-US"/>
        </w:rPr>
        <w:t>support</w:t>
      </w:r>
      <w:r w:rsidR="00DB2BE3">
        <w:rPr>
          <w:lang w:val="en-US"/>
        </w:rPr>
        <w:t>;</w:t>
      </w:r>
      <w:r>
        <w:rPr>
          <w:lang w:val="en-US"/>
        </w:rPr>
        <w:t xml:space="preserve"> Visual Studio Extension for Lua is a </w:t>
      </w:r>
      <w:r w:rsidR="00DB2BE3">
        <w:rPr>
          <w:lang w:val="en-US"/>
        </w:rPr>
        <w:t xml:space="preserve">basic </w:t>
      </w:r>
      <w:r w:rsidR="003F1BD6">
        <w:rPr>
          <w:lang w:val="en-US"/>
        </w:rPr>
        <w:t>implementation for</w:t>
      </w:r>
      <w:r w:rsidR="00DB2BE3">
        <w:rPr>
          <w:lang w:val="en-US"/>
        </w:rPr>
        <w:t xml:space="preserve"> the</w:t>
      </w:r>
      <w:r w:rsidR="003F1BD6">
        <w:rPr>
          <w:lang w:val="en-US"/>
        </w:rPr>
        <w:t xml:space="preserve"> Lua language</w:t>
      </w:r>
      <w:r w:rsidR="00611A64">
        <w:rPr>
          <w:lang w:val="en-US"/>
        </w:rPr>
        <w:t xml:space="preserve">; </w:t>
      </w:r>
      <w:r w:rsidR="00611A64" w:rsidRPr="00611A64">
        <w:rPr>
          <w:lang w:val="en-US"/>
        </w:rPr>
        <w:t>Visual Studio MI Debug Engine</w:t>
      </w:r>
      <w:r w:rsidR="00611A64">
        <w:rPr>
          <w:lang w:val="en-US"/>
        </w:rPr>
        <w:t xml:space="preserve"> is a debugger implementation how supports </w:t>
      </w:r>
      <w:r w:rsidR="00611A64" w:rsidRPr="00611A64">
        <w:rPr>
          <w:lang w:val="en-US"/>
        </w:rPr>
        <w:t>the gdb Machine Interface ("MI") specification such as GDB, LLDB, and CLRDBG.</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lastRenderedPageBreak/>
        <w:br w:type="page"/>
      </w:r>
    </w:p>
    <w:p w14:paraId="3391DCD6" w14:textId="040EF673" w:rsidR="00B66901" w:rsidRDefault="00B66901" w:rsidP="00B66901">
      <w:pPr>
        <w:pStyle w:val="Cabealho1"/>
        <w:rPr>
          <w:lang w:val="en-US"/>
        </w:rPr>
      </w:pPr>
      <w:bookmarkStart w:id="8" w:name="_Toc466406997"/>
      <w:r>
        <w:rPr>
          <w:lang w:val="en-US"/>
        </w:rPr>
        <w:lastRenderedPageBreak/>
        <w:t>Compilers Theory</w:t>
      </w:r>
      <w:bookmarkEnd w:id="8"/>
    </w:p>
    <w:p w14:paraId="33D812D2" w14:textId="77777777" w:rsidR="00CE2540" w:rsidRPr="00CE2540" w:rsidRDefault="00CE2540" w:rsidP="00CE2540">
      <w:pPr>
        <w:rPr>
          <w:lang w:val="en-US"/>
        </w:rPr>
      </w:pPr>
    </w:p>
    <w:p w14:paraId="206EAE9E" w14:textId="394A39D5" w:rsidR="00F233B8" w:rsidRPr="00B0798A" w:rsidRDefault="00F233B8" w:rsidP="003810EE">
      <w:pPr>
        <w:rPr>
          <w:lang w:val="en-US"/>
        </w:rPr>
      </w:pPr>
      <w:r w:rsidRPr="00B0798A">
        <w:rPr>
          <w:lang w:val="en-US"/>
        </w:rPr>
        <w:t>A compiler is a computer pro</w:t>
      </w:r>
      <w:r>
        <w:rPr>
          <w:lang w:val="en-US"/>
        </w:rPr>
        <w:t xml:space="preserve">gram that processes source code, </w:t>
      </w:r>
      <w:r w:rsidR="007C1BD2">
        <w:rPr>
          <w:lang w:val="en-US"/>
        </w:rPr>
        <w:t>written in a specific language, and generates machine code that computers can run.</w:t>
      </w:r>
    </w:p>
    <w:p w14:paraId="74A9E26A" w14:textId="7FC9A7EE" w:rsidR="00CE2540" w:rsidRDefault="007C1BD2" w:rsidP="003810EE">
      <w:pPr>
        <w:rPr>
          <w:lang w:val="en-US"/>
        </w:rPr>
      </w:pPr>
      <w:r w:rsidRPr="00B0798A">
        <w:rPr>
          <w:lang w:val="en-US"/>
        </w:rPr>
        <w:t>A compiler is a very</w:t>
      </w:r>
      <w:r>
        <w:rPr>
          <w:lang w:val="en-US"/>
        </w:rPr>
        <w:t xml:space="preserve"> complex software. </w:t>
      </w:r>
      <w:r w:rsidR="00D92968">
        <w:rPr>
          <w:lang w:val="en-US"/>
        </w:rPr>
        <w:t xml:space="preserve">To </w:t>
      </w:r>
      <w:r w:rsidR="007E7F3A">
        <w:rPr>
          <w:lang w:val="en-US"/>
        </w:rPr>
        <w:t>simplify</w:t>
      </w:r>
      <w:r w:rsidR="00CE2540">
        <w:rPr>
          <w:lang w:val="en-US"/>
        </w:rPr>
        <w:t xml:space="preserve"> </w:t>
      </w:r>
      <w:r w:rsidR="007E7F3A">
        <w:rPr>
          <w:lang w:val="en-US"/>
        </w:rPr>
        <w:t>its</w:t>
      </w:r>
      <w:r w:rsidR="00CE2540">
        <w:rPr>
          <w:lang w:val="en-US"/>
        </w:rPr>
        <w:t xml:space="preserve"> understand</w:t>
      </w:r>
      <w:r w:rsidR="007E7F3A">
        <w:rPr>
          <w:lang w:val="en-US"/>
        </w:rPr>
        <w:t>ing</w:t>
      </w:r>
      <w:r w:rsidR="00CE2540">
        <w:rPr>
          <w:lang w:val="en-US"/>
        </w:rPr>
        <w:t xml:space="preserve"> and implement</w:t>
      </w:r>
      <w:r w:rsidR="007E7F3A">
        <w:rPr>
          <w:lang w:val="en-US"/>
        </w:rPr>
        <w:t>ation</w:t>
      </w:r>
      <w:r w:rsidR="00CE2540">
        <w:rPr>
          <w:lang w:val="en-US"/>
        </w:rPr>
        <w:t>, it</w:t>
      </w:r>
      <w:r>
        <w:rPr>
          <w:lang w:val="en-US"/>
        </w:rPr>
        <w:t>’s</w:t>
      </w:r>
      <w:r w:rsidR="00CE2540">
        <w:rPr>
          <w:lang w:val="en-US"/>
        </w:rPr>
        <w:t xml:space="preserve"> modularized.</w:t>
      </w:r>
      <w:r w:rsidR="00176F43">
        <w:rPr>
          <w:lang w:val="en-US"/>
        </w:rPr>
        <w:t xml:space="preserve"> Figure 2 shows </w:t>
      </w:r>
      <w:r>
        <w:rPr>
          <w:lang w:val="en-US"/>
        </w:rPr>
        <w:t>compiler’s components</w:t>
      </w:r>
      <w:r w:rsidR="006D4551">
        <w:rPr>
          <w:lang w:val="en-US"/>
        </w:rPr>
        <w:t>.</w:t>
      </w: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492E660C" w:rsidR="00CE2540" w:rsidRDefault="00CE2540" w:rsidP="00CE2540">
      <w:pPr>
        <w:pStyle w:val="Legenda"/>
        <w:jc w:val="center"/>
        <w:rPr>
          <w:lang w:val="en-US"/>
        </w:rPr>
      </w:pPr>
      <w:bookmarkStart w:id="9" w:name="_Toc466411224"/>
      <w:r w:rsidRPr="00CE2540">
        <w:rPr>
          <w:lang w:val="en-US"/>
        </w:rPr>
        <w:t xml:space="preserve">Figure </w:t>
      </w:r>
      <w:r>
        <w:fldChar w:fldCharType="begin"/>
      </w:r>
      <w:r w:rsidRPr="00CE2540">
        <w:rPr>
          <w:lang w:val="en-US"/>
        </w:rPr>
        <w:instrText xml:space="preserve"> SEQ Figure \* ARABIC </w:instrText>
      </w:r>
      <w:r>
        <w:fldChar w:fldCharType="separate"/>
      </w:r>
      <w:r w:rsidR="00501B79">
        <w:rPr>
          <w:noProof/>
          <w:lang w:val="en-US"/>
        </w:rPr>
        <w:t>2</w:t>
      </w:r>
      <w:r>
        <w:fldChar w:fldCharType="end"/>
      </w:r>
      <w:r w:rsidRPr="00CE2540">
        <w:rPr>
          <w:lang w:val="en-US"/>
        </w:rPr>
        <w:t xml:space="preserve"> - Phases of a compiler, and interfaces between them</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9"/>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EB265F"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3CBEBEB4" w:rsidR="003810EE" w:rsidRDefault="003810EE" w:rsidP="003810EE">
            <w:pPr>
              <w:rPr>
                <w:lang w:val="en-US"/>
              </w:rPr>
            </w:pPr>
            <w:r w:rsidRPr="003810EE">
              <w:rPr>
                <w:lang w:val="en-US"/>
              </w:rPr>
              <w:t>Break</w:t>
            </w:r>
            <w:r w:rsidR="00B62E3E">
              <w:rPr>
                <w:lang w:val="en-US"/>
              </w:rPr>
              <w:t>s</w:t>
            </w:r>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EB265F"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phrase structure of the program.</w:t>
            </w:r>
          </w:p>
        </w:tc>
      </w:tr>
      <w:tr w:rsidR="003810EE" w:rsidRPr="00EB265F"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r w:rsidR="00B62E3E">
              <w:rPr>
                <w:lang w:val="en-US"/>
              </w:rPr>
              <w:t>s</w:t>
            </w:r>
            <w:r w:rsidRPr="003810EE">
              <w:rPr>
                <w:lang w:val="en-US"/>
              </w:rPr>
              <w:t xml:space="preserve"> a piece of abstract syntax tree corresponding to each phrase.</w:t>
            </w:r>
          </w:p>
        </w:tc>
      </w:tr>
      <w:tr w:rsidR="003810EE" w:rsidRPr="00EB265F"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r w:rsidR="00B62E3E">
              <w:rPr>
                <w:lang w:val="en-US"/>
              </w:rPr>
              <w:t>s</w:t>
            </w:r>
            <w:r w:rsidRPr="003810EE">
              <w:rPr>
                <w:lang w:val="en-US"/>
              </w:rPr>
              <w:t xml:space="preserve"> what each phrase means, relate</w:t>
            </w:r>
            <w:r w:rsidR="00B62E3E">
              <w:rPr>
                <w:lang w:val="en-US"/>
              </w:rPr>
              <w:t>s</w:t>
            </w:r>
            <w:r w:rsidRPr="003810EE">
              <w:rPr>
                <w:lang w:val="en-US"/>
              </w:rPr>
              <w:t xml:space="preserve"> uses of variables to their deﬁnitions, check</w:t>
            </w:r>
            <w:r w:rsidR="00B62E3E">
              <w:rPr>
                <w:lang w:val="en-US"/>
              </w:rPr>
              <w:t>s</w:t>
            </w:r>
            <w:r w:rsidRPr="003810EE">
              <w:rPr>
                <w:lang w:val="en-US"/>
              </w:rPr>
              <w:t xml:space="preserve"> types of expressions, request</w:t>
            </w:r>
            <w:r w:rsidR="00B62E3E">
              <w:rPr>
                <w:lang w:val="en-US"/>
              </w:rPr>
              <w:t>s</w:t>
            </w:r>
            <w:r w:rsidRPr="003810EE">
              <w:rPr>
                <w:lang w:val="en-US"/>
              </w:rPr>
              <w:t xml:space="preserve"> translation of each phrase.</w:t>
            </w:r>
          </w:p>
        </w:tc>
      </w:tr>
      <w:tr w:rsidR="003810EE" w:rsidRPr="00EB265F"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5E686206" w:rsidR="003810EE" w:rsidRPr="003810EE" w:rsidRDefault="003810EE" w:rsidP="003810EE">
            <w:pPr>
              <w:rPr>
                <w:lang w:val="en-US"/>
              </w:rPr>
            </w:pPr>
            <w:r w:rsidRPr="003810EE">
              <w:rPr>
                <w:lang w:val="en-US"/>
              </w:rPr>
              <w:t>Place</w:t>
            </w:r>
            <w:r w:rsidR="00B62E3E">
              <w:rPr>
                <w:lang w:val="en-US"/>
              </w:rPr>
              <w:t>s</w:t>
            </w:r>
            <w:r w:rsidRPr="003810EE">
              <w:rPr>
                <w:lang w:val="en-US"/>
              </w:rPr>
              <w:t xml:space="preserve"> variables, function-parameters, etc. into activation records (stack frames) in a machine-dependent way.</w:t>
            </w:r>
          </w:p>
        </w:tc>
      </w:tr>
      <w:tr w:rsidR="003810EE" w:rsidRPr="00EB265F"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r w:rsidR="00B62E3E">
              <w:rPr>
                <w:lang w:val="en-US"/>
              </w:rPr>
              <w:t>s</w:t>
            </w:r>
            <w:r w:rsidRPr="003810EE">
              <w:rPr>
                <w:lang w:val="en-US"/>
              </w:rPr>
              <w:t xml:space="preserve"> intermediate representation trees (IR trees), a </w:t>
            </w:r>
            <w:r w:rsidRPr="003810EE">
              <w:rPr>
                <w:lang w:val="en-US"/>
              </w:rPr>
              <w:lastRenderedPageBreak/>
              <w:t>notation that is not tied to any particular source language or target</w:t>
            </w:r>
            <w:r>
              <w:rPr>
                <w:lang w:val="en-US"/>
              </w:rPr>
              <w:t>-</w:t>
            </w:r>
            <w:r w:rsidRPr="003810EE">
              <w:rPr>
                <w:lang w:val="en-US"/>
              </w:rPr>
              <w:t>machine architecture.</w:t>
            </w:r>
          </w:p>
        </w:tc>
      </w:tr>
      <w:tr w:rsidR="003810EE" w:rsidRPr="00EB265F" w14:paraId="51B2AC81" w14:textId="77777777" w:rsidTr="003810EE">
        <w:tc>
          <w:tcPr>
            <w:tcW w:w="2263" w:type="dxa"/>
          </w:tcPr>
          <w:p w14:paraId="626FF54D" w14:textId="062C30D0" w:rsidR="003810EE" w:rsidRPr="003810EE" w:rsidRDefault="003810EE" w:rsidP="003810EE">
            <w:pPr>
              <w:rPr>
                <w:lang w:val="en-US"/>
              </w:rPr>
            </w:pPr>
            <w:r w:rsidRPr="003810EE">
              <w:rPr>
                <w:lang w:val="en-US"/>
              </w:rPr>
              <w:t>Canonicalize</w:t>
            </w:r>
          </w:p>
        </w:tc>
        <w:tc>
          <w:tcPr>
            <w:tcW w:w="6753" w:type="dxa"/>
          </w:tcPr>
          <w:p w14:paraId="7C227A17" w14:textId="5F1A1481" w:rsidR="003810EE" w:rsidRPr="003810EE" w:rsidRDefault="003810EE" w:rsidP="003810EE">
            <w:pPr>
              <w:rPr>
                <w:lang w:val="en-US"/>
              </w:rPr>
            </w:pPr>
            <w:r w:rsidRPr="003810EE">
              <w:rPr>
                <w:lang w:val="en-US"/>
              </w:rPr>
              <w:t>Hoist</w:t>
            </w:r>
            <w:r w:rsidR="00B62E3E">
              <w:rPr>
                <w:lang w:val="en-US"/>
              </w:rPr>
              <w:t>s</w:t>
            </w:r>
            <w:r w:rsidRPr="003810EE">
              <w:rPr>
                <w:lang w:val="en-US"/>
              </w:rPr>
              <w:t xml:space="preserve"> side effects out of expressions, and clean</w:t>
            </w:r>
            <w:r w:rsidR="00B62E3E">
              <w:rPr>
                <w:lang w:val="en-US"/>
              </w:rPr>
              <w:t>s</w:t>
            </w:r>
            <w:r w:rsidRPr="003810EE">
              <w:rPr>
                <w:lang w:val="en-US"/>
              </w:rPr>
              <w:t xml:space="preserve"> up conditional branches, for the convenience of the next phases.</w:t>
            </w:r>
          </w:p>
        </w:tc>
      </w:tr>
      <w:tr w:rsidR="003810EE" w:rsidRPr="00EB265F"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r w:rsidR="00B62E3E">
              <w:rPr>
                <w:lang w:val="en-US"/>
              </w:rPr>
              <w:t>s</w:t>
            </w:r>
            <w:r w:rsidRPr="003810EE">
              <w:rPr>
                <w:lang w:val="en-US"/>
              </w:rPr>
              <w:t xml:space="preserve"> the IR-tree nodes into clumps that correspond to the actions of target-machine instructions.</w:t>
            </w:r>
          </w:p>
        </w:tc>
      </w:tr>
      <w:tr w:rsidR="003810EE" w:rsidRPr="00EB265F"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sequence of instructions into a control ﬂow graph that shows all the possible ﬂows of control the program might follow when it executes.</w:t>
            </w:r>
          </w:p>
        </w:tc>
      </w:tr>
      <w:tr w:rsidR="003810EE" w:rsidRPr="00EB265F"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r w:rsidR="00B62E3E">
              <w:rPr>
                <w:lang w:val="en-US"/>
              </w:rPr>
              <w:t>s</w:t>
            </w:r>
            <w:r w:rsidRPr="003810EE">
              <w:rPr>
                <w:lang w:val="en-US"/>
              </w:rPr>
              <w:t xml:space="preserve"> information about the ﬂow of information through variables of the program; for example, live</w:t>
            </w:r>
            <w:r w:rsidR="00B62E3E">
              <w:rPr>
                <w:lang w:val="en-US"/>
              </w:rPr>
              <w:t>li</w:t>
            </w:r>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EB265F"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r w:rsidR="00B62E3E">
              <w:rPr>
                <w:lang w:val="en-US"/>
              </w:rPr>
              <w:t>s</w:t>
            </w:r>
            <w:r w:rsidRPr="003810EE">
              <w:rPr>
                <w:lang w:val="en-US"/>
              </w:rPr>
              <w:t xml:space="preserve"> a register to hold each of the variables and temporary values used by the program; variables not live at the same time can share the same register.</w:t>
            </w:r>
          </w:p>
        </w:tc>
      </w:tr>
      <w:tr w:rsidR="003810EE" w:rsidRPr="00EB265F"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r w:rsidR="00B62E3E">
              <w:rPr>
                <w:lang w:val="en-US"/>
              </w:rPr>
              <w:t>s</w:t>
            </w:r>
            <w:r w:rsidRPr="003810EE">
              <w:rPr>
                <w:lang w:val="en-US"/>
              </w:rPr>
              <w:t xml:space="preserve"> the temporary names in each machine instruction with machine registers.</w:t>
            </w:r>
          </w:p>
        </w:tc>
      </w:tr>
    </w:tbl>
    <w:p w14:paraId="5BE65ADC" w14:textId="2C6BBC55" w:rsidR="003810EE" w:rsidRPr="003810EE" w:rsidRDefault="00D24BA3" w:rsidP="00D24BA3">
      <w:pPr>
        <w:pStyle w:val="Legenda"/>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280895" w:rsidRPr="00B0798A">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676F9442" w14:textId="0CBD04CC" w:rsidR="00BC5CBA" w:rsidRDefault="00D62A09" w:rsidP="00D62A09">
      <w:pPr>
        <w:pStyle w:val="Cabealho2"/>
        <w:rPr>
          <w:lang w:val="en-US"/>
        </w:rPr>
      </w:pPr>
      <w:bookmarkStart w:id="10" w:name="_Toc466406998"/>
      <w:r w:rsidRPr="00D62A09">
        <w:rPr>
          <w:lang w:val="en-US"/>
        </w:rPr>
        <w:t>Lexical Analysis</w:t>
      </w:r>
      <w:bookmarkEnd w:id="10"/>
    </w:p>
    <w:p w14:paraId="61C8BC5A" w14:textId="5882785B" w:rsidR="00D62A09" w:rsidRDefault="003810EE" w:rsidP="00D62A09">
      <w:pPr>
        <w:rPr>
          <w:lang w:val="en-US"/>
        </w:rPr>
      </w:pPr>
      <w:r w:rsidRPr="003810EE">
        <w:rPr>
          <w:lang w:val="en-US"/>
        </w:rPr>
        <w:t xml:space="preserve">The lexical analyzer takes a stream of characters and produces a stream of names, </w:t>
      </w:r>
      <w:r w:rsidR="0031050B">
        <w:rPr>
          <w:lang w:val="en-US"/>
        </w:rPr>
        <w:t>keywords, and punctuation marks.</w:t>
      </w:r>
      <w:r w:rsidRPr="003810EE">
        <w:rPr>
          <w:lang w:val="en-US"/>
        </w:rPr>
        <w:t xml:space="preserve"> </w:t>
      </w:r>
      <w:r w:rsidR="0031050B">
        <w:rPr>
          <w:lang w:val="en-US"/>
        </w:rPr>
        <w:t>I</w:t>
      </w:r>
      <w:r w:rsidRPr="003810EE">
        <w:rPr>
          <w:lang w:val="en-US"/>
        </w:rPr>
        <w:t xml:space="preserve">t discards white space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 xml:space="preserve">have to </w:t>
      </w:r>
      <w:r w:rsidR="00EB318A">
        <w:rPr>
          <w:lang w:val="en-US"/>
        </w:rPr>
        <w:t>handle</w:t>
      </w:r>
      <w:r w:rsidRPr="003810EE">
        <w:rPr>
          <w:lang w:val="en-US"/>
        </w:rPr>
        <w:t xml:space="preserve"> possible white space and c</w:t>
      </w:r>
      <w:r w:rsidR="0031050B">
        <w:rPr>
          <w:lang w:val="en-US"/>
        </w:rPr>
        <w:t>omments at every possible point.</w:t>
      </w:r>
    </w:p>
    <w:p w14:paraId="5572516C" w14:textId="373B7B9C" w:rsidR="00D62A09" w:rsidRDefault="0031050B" w:rsidP="00D62A09">
      <w:pPr>
        <w:rPr>
          <w:lang w:val="en-US"/>
        </w:rPr>
      </w:pPr>
      <w:r w:rsidRPr="0031050B">
        <w:rPr>
          <w:lang w:val="en-US"/>
        </w:rPr>
        <w:t xml:space="preserve">A lexical token is a sequence of characters that </w:t>
      </w:r>
      <w:r w:rsidR="00EB318A">
        <w:rPr>
          <w:lang w:val="en-US"/>
        </w:rPr>
        <w:t>i</w:t>
      </w:r>
      <w:r w:rsidRPr="0031050B">
        <w:rPr>
          <w:lang w:val="en-US"/>
        </w:rPr>
        <w:t>s a</w:t>
      </w:r>
      <w:r w:rsidR="00EB318A">
        <w:rPr>
          <w:lang w:val="en-US"/>
        </w:rPr>
        <w:t xml:space="preserve"> </w:t>
      </w:r>
      <w:r w:rsidR="00EB318A" w:rsidRPr="0031050B">
        <w:rPr>
          <w:lang w:val="en-US"/>
        </w:rPr>
        <w:t>grammar</w:t>
      </w:r>
      <w:r w:rsidRPr="0031050B">
        <w:rPr>
          <w:lang w:val="en-US"/>
        </w:rPr>
        <w:t xml:space="preserve"> unit of a programming language. A programming language classiﬁes lexical tokens into a ﬁnite set of token types.</w:t>
      </w:r>
    </w:p>
    <w:p w14:paraId="2624DBE2" w14:textId="2A8FB629"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77CB04BA" w:rsidR="0031050B" w:rsidRDefault="00EB318A" w:rsidP="00B0798A">
      <w:pPr>
        <w:rPr>
          <w:lang w:val="en-US"/>
        </w:rPr>
      </w:pPr>
      <w:r>
        <w:rPr>
          <w:lang w:val="en-US"/>
        </w:rPr>
        <w:t>To specify the language alphabet, we use regular expressions. Each regular expression represents a set of strings.</w:t>
      </w:r>
    </w:p>
    <w:p w14:paraId="7831988E" w14:textId="3E338A54" w:rsidR="0031050B" w:rsidRDefault="00EB318A" w:rsidP="0031050B">
      <w:pPr>
        <w:rPr>
          <w:lang w:val="en-US"/>
        </w:rPr>
      </w:pPr>
      <w:r>
        <w:rPr>
          <w:lang w:val="en-US"/>
        </w:rPr>
        <w:t xml:space="preserve">Regular expressions can specify lexical tokens, </w:t>
      </w:r>
      <w:r w:rsidR="0031050B" w:rsidRPr="0031050B">
        <w:rPr>
          <w:lang w:val="en-US"/>
        </w:rPr>
        <w:t>but we</w:t>
      </w:r>
      <w:r w:rsidR="0031050B">
        <w:rPr>
          <w:lang w:val="en-US"/>
        </w:rPr>
        <w:t xml:space="preserve"> </w:t>
      </w:r>
      <w:r w:rsidR="0031050B" w:rsidRPr="0031050B">
        <w:rPr>
          <w:lang w:val="en-US"/>
        </w:rPr>
        <w:t>need a</w:t>
      </w:r>
      <w:r w:rsidR="00B0798A">
        <w:rPr>
          <w:lang w:val="en-US"/>
        </w:rPr>
        <w:t>n</w:t>
      </w:r>
      <w:r w:rsidR="0031050B" w:rsidRPr="0031050B">
        <w:rPr>
          <w:lang w:val="en-US"/>
        </w:rPr>
        <w:t xml:space="preserve"> </w:t>
      </w:r>
      <w:r w:rsidR="00B0798A">
        <w:rPr>
          <w:lang w:val="en-US"/>
        </w:rPr>
        <w:t xml:space="preserve">algorithm </w:t>
      </w:r>
      <w:r w:rsidR="0031050B" w:rsidRPr="0031050B">
        <w:rPr>
          <w:lang w:val="en-US"/>
        </w:rPr>
        <w:t>that can be implemented as a computer program.</w:t>
      </w:r>
    </w:p>
    <w:p w14:paraId="56CB8502" w14:textId="12B48808" w:rsidR="0031050B" w:rsidRDefault="0031050B" w:rsidP="0031050B">
      <w:pPr>
        <w:rPr>
          <w:lang w:val="en-US"/>
        </w:rPr>
      </w:pPr>
      <w:r w:rsidRPr="0031050B">
        <w:rPr>
          <w:lang w:val="en-US"/>
        </w:rPr>
        <w:t>For this we use ﬁnite automata. A ﬁnite auto</w:t>
      </w:r>
      <w:r>
        <w:rPr>
          <w:lang w:val="en-US"/>
        </w:rPr>
        <w:t>maton has a ﬁnite set of states,</w:t>
      </w:r>
      <w:r w:rsidRPr="0031050B">
        <w:rPr>
          <w:lang w:val="en-US"/>
        </w:rPr>
        <w:t xml:space="preserve"> edges lead from one state to another, and each edge is labeled with a symbol. </w:t>
      </w:r>
      <w:r w:rsidRPr="0031050B">
        <w:rPr>
          <w:lang w:val="en-US"/>
        </w:rPr>
        <w:lastRenderedPageBreak/>
        <w:t>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eastAsia="pt-PT"/>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71C4727E" w:rsidR="0031050B" w:rsidRDefault="0031050B" w:rsidP="0031050B">
      <w:pPr>
        <w:pStyle w:val="Legenda"/>
        <w:jc w:val="center"/>
        <w:rPr>
          <w:lang w:val="en-US"/>
        </w:rPr>
      </w:pPr>
      <w:bookmarkStart w:id="11" w:name="_Toc466411225"/>
      <w:r w:rsidRPr="00884F34">
        <w:rPr>
          <w:lang w:val="en-GB"/>
        </w:rPr>
        <w:t xml:space="preserve">Figure </w:t>
      </w:r>
      <w:r>
        <w:fldChar w:fldCharType="begin"/>
      </w:r>
      <w:r w:rsidRPr="00884F34">
        <w:rPr>
          <w:lang w:val="en-GB"/>
        </w:rPr>
        <w:instrText xml:space="preserve"> SEQ Figure \* ARABIC </w:instrText>
      </w:r>
      <w:r>
        <w:fldChar w:fldCharType="separate"/>
      </w:r>
      <w:r w:rsidR="00501B79">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1"/>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Cabealho2"/>
        <w:rPr>
          <w:lang w:val="en-US"/>
        </w:rPr>
      </w:pPr>
      <w:bookmarkStart w:id="12" w:name="_Toc466406999"/>
      <w:r w:rsidRPr="00D62A09">
        <w:rPr>
          <w:lang w:val="en-US"/>
        </w:rPr>
        <w:t>Parsing</w:t>
      </w:r>
      <w:bookmarkEnd w:id="12"/>
    </w:p>
    <w:p w14:paraId="71DE2B1A" w14:textId="42FE6B25" w:rsidR="00D62A09" w:rsidRDefault="004F7519" w:rsidP="00D62A09">
      <w:pPr>
        <w:rPr>
          <w:lang w:val="en-US"/>
        </w:rPr>
      </w:pPr>
      <w:r>
        <w:rPr>
          <w:lang w:val="en-US"/>
        </w:rPr>
        <w:t xml:space="preserve">The parser makes the syntax analysis, validates </w:t>
      </w:r>
      <w:r w:rsidRPr="004F7519">
        <w:rPr>
          <w:lang w:val="en-US"/>
        </w:rPr>
        <w:t>the</w:t>
      </w:r>
      <w:ins w:id="13" w:author="Celso Fernandes" w:date="2016-11-09T23:21:00Z">
        <w:r w:rsidR="00411E16">
          <w:rPr>
            <w:lang w:val="en-US"/>
          </w:rPr>
          <w:t xml:space="preserve"> order of</w:t>
        </w:r>
      </w:ins>
      <w:del w:id="14" w:author="Celso Fernandes" w:date="2016-11-09T23:21:00Z">
        <w:r w:rsidRPr="004F7519" w:rsidDel="00411E16">
          <w:rPr>
            <w:lang w:val="en-US"/>
          </w:rPr>
          <w:delText xml:space="preserve"> way in</w:delText>
        </w:r>
        <w:r w:rsidDel="00411E16">
          <w:rPr>
            <w:lang w:val="en-US"/>
          </w:rPr>
          <w:delText xml:space="preserve"> </w:delText>
        </w:r>
        <w:r w:rsidRPr="004F7519" w:rsidDel="00411E16">
          <w:rPr>
            <w:lang w:val="en-US"/>
          </w:rPr>
          <w:delText xml:space="preserve">which </w:delText>
        </w:r>
      </w:del>
      <w:r w:rsidRPr="004F7519">
        <w:rPr>
          <w:lang w:val="en-US"/>
        </w:rPr>
        <w:t>words</w:t>
      </w:r>
      <w:ins w:id="15" w:author="Celso Fernandes" w:date="2016-11-09T23:22:00Z">
        <w:r w:rsidR="00411E16">
          <w:rPr>
            <w:lang w:val="en-US"/>
          </w:rPr>
          <w:t xml:space="preserve"> and the way they</w:t>
        </w:r>
      </w:ins>
      <w:r w:rsidRPr="004F7519">
        <w:rPr>
          <w:lang w:val="en-US"/>
        </w:rPr>
        <w:t xml:space="preserve"> are</w:t>
      </w:r>
      <w:r>
        <w:rPr>
          <w:lang w:val="en-US"/>
        </w:rPr>
        <w:t xml:space="preserve"> </w:t>
      </w:r>
      <w:r w:rsidRPr="004F7519">
        <w:rPr>
          <w:lang w:val="en-US"/>
        </w:rPr>
        <w:t>put together to form phrases, clauses, or sentences.</w:t>
      </w:r>
    </w:p>
    <w:p w14:paraId="5433A9ED" w14:textId="3126A068" w:rsidR="004F7519" w:rsidRDefault="004F7519" w:rsidP="00D62A09">
      <w:pPr>
        <w:rPr>
          <w:lang w:val="en-US"/>
        </w:rPr>
      </w:pPr>
      <w:r>
        <w:rPr>
          <w:lang w:val="en-US"/>
        </w:rPr>
        <w:t>For syntax</w:t>
      </w:r>
      <w:r w:rsidR="006E2E9F">
        <w:rPr>
          <w:lang w:val="en-US"/>
        </w:rPr>
        <w:t xml:space="preserve"> analysis we use </w:t>
      </w:r>
      <w:del w:id="16" w:author="Celso Fernandes" w:date="2016-11-09T23:23:00Z">
        <w:r w:rsidR="006E2E9F" w:rsidDel="00411E16">
          <w:rPr>
            <w:lang w:val="en-US"/>
          </w:rPr>
          <w:delText xml:space="preserve">a simple notation called </w:delText>
        </w:r>
      </w:del>
      <w:r w:rsidR="006E2E9F" w:rsidRPr="006E2E9F">
        <w:rPr>
          <w:lang w:val="en-US"/>
        </w:rPr>
        <w:t>context-free grammars</w:t>
      </w:r>
      <w:r w:rsidR="006E2E9F">
        <w:rPr>
          <w:lang w:val="en-US"/>
        </w:rPr>
        <w:t xml:space="preserve">. </w:t>
      </w:r>
      <w:del w:id="17" w:author="Celso Fernandes" w:date="2016-11-09T23:24:00Z">
        <w:r w:rsidR="006E2E9F" w:rsidRPr="006E2E9F" w:rsidDel="00411E16">
          <w:rPr>
            <w:lang w:val="en-US"/>
          </w:rPr>
          <w:delText>Just as regular expressions can be used to deﬁne lexical structure in a static, declarative way, g</w:delText>
        </w:r>
      </w:del>
      <w:ins w:id="18" w:author="Celso Fernandes" w:date="2016-11-09T23:24:00Z">
        <w:r w:rsidR="00411E16">
          <w:rPr>
            <w:lang w:val="en-US"/>
          </w:rPr>
          <w:t>G</w:t>
        </w:r>
      </w:ins>
      <w:r w:rsidR="006E2E9F" w:rsidRPr="006E2E9F">
        <w:rPr>
          <w:lang w:val="en-US"/>
        </w:rPr>
        <w:t xml:space="preserve">rammars deﬁne syntactic structure declaratively. </w:t>
      </w:r>
      <w:del w:id="19" w:author="Celso Fernandes" w:date="2016-11-09T23:24:00Z">
        <w:r w:rsidR="006E2E9F" w:rsidRPr="006E2E9F" w:rsidDel="00411E16">
          <w:rPr>
            <w:lang w:val="en-US"/>
          </w:rPr>
          <w:delText>But w</w:delText>
        </w:r>
      </w:del>
      <w:ins w:id="20" w:author="Celso Fernandes" w:date="2016-11-09T23:25:00Z">
        <w:r w:rsidR="00411E16">
          <w:rPr>
            <w:lang w:val="en-US"/>
          </w:rPr>
          <w:t>W</w:t>
        </w:r>
      </w:ins>
      <w:r w:rsidR="006E2E9F" w:rsidRPr="006E2E9F">
        <w:rPr>
          <w:lang w:val="en-US"/>
        </w:rPr>
        <w:t xml:space="preserve">e </w:t>
      </w:r>
      <w:del w:id="21" w:author="Celso Fernandes" w:date="2016-11-09T23:25:00Z">
        <w:r w:rsidR="006E2E9F" w:rsidRPr="006E2E9F" w:rsidDel="00411E16">
          <w:rPr>
            <w:lang w:val="en-US"/>
          </w:rPr>
          <w:delText xml:space="preserve">will </w:delText>
        </w:r>
      </w:del>
      <w:r w:rsidR="006E2E9F" w:rsidRPr="006E2E9F">
        <w:rPr>
          <w:lang w:val="en-US"/>
        </w:rPr>
        <w:t>need something more powerful than ﬁnite automata to parse languages described by grammars.</w:t>
      </w:r>
    </w:p>
    <w:p w14:paraId="0E934BA3" w14:textId="6AF34A95" w:rsidR="006E2E9F" w:rsidRDefault="005B6899" w:rsidP="00D62A09">
      <w:pPr>
        <w:rPr>
          <w:lang w:val="en-US"/>
        </w:rPr>
      </w:pPr>
      <w:r>
        <w:rPr>
          <w:lang w:val="en-US"/>
        </w:rPr>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w:t>
      </w:r>
      <w:r w:rsidR="006E2E9F" w:rsidRPr="006E2E9F">
        <w:rPr>
          <w:lang w:val="en-US"/>
        </w:rPr>
        <w:lastRenderedPageBreak/>
        <w:t xml:space="preserve">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t>symbol → symbol symbol ···symbol</w:t>
      </w:r>
    </w:p>
    <w:p w14:paraId="0294F403" w14:textId="2327F584" w:rsidR="006E2E9F" w:rsidRDefault="006E2E9F" w:rsidP="00D62A09">
      <w:pPr>
        <w:rPr>
          <w:lang w:val="en-US"/>
        </w:rPr>
      </w:pPr>
      <w:r w:rsidRPr="006E2E9F">
        <w:rPr>
          <w:lang w:val="en-US"/>
        </w:rPr>
        <w:t>where there are zero or more symbols on the right-hand side. Each symbol</w:t>
      </w:r>
      <w:ins w:id="22" w:author="Celso Fernandes" w:date="2016-11-09T23:27:00Z">
        <w:r w:rsidR="00411E16">
          <w:rPr>
            <w:lang w:val="en-US"/>
          </w:rPr>
          <w:t xml:space="preserve"> co</w:t>
        </w:r>
      </w:ins>
      <w:ins w:id="23" w:author="Celso Fernandes" w:date="2016-11-09T23:28:00Z">
        <w:r w:rsidR="00411E16">
          <w:rPr>
            <w:lang w:val="en-US"/>
          </w:rPr>
          <w:t>uld be</w:t>
        </w:r>
      </w:ins>
      <w:del w:id="24" w:author="Celso Fernandes" w:date="2016-11-09T23:28:00Z">
        <w:r w:rsidRPr="006E2E9F" w:rsidDel="00411E16">
          <w:rPr>
            <w:lang w:val="en-US"/>
          </w:rPr>
          <w:delText xml:space="preserve"> is either </w:delText>
        </w:r>
      </w:del>
      <w:r w:rsidRPr="006E2E9F">
        <w:rPr>
          <w:lang w:val="en-US"/>
        </w:rPr>
        <w:t>terminal, meaning that it is a token from the alphabet of strings in the language, or non</w:t>
      </w:r>
      <w:r>
        <w:rPr>
          <w:lang w:val="en-US"/>
        </w:rPr>
        <w:t>-</w:t>
      </w:r>
      <w:r w:rsidRPr="006E2E9F">
        <w:rPr>
          <w:lang w:val="en-US"/>
        </w:rPr>
        <w:t>terminal, meaning that it appears on the left-hand side of some production. No</w:t>
      </w:r>
      <w:r>
        <w:rPr>
          <w:lang w:val="en-US"/>
        </w:rPr>
        <w:t xml:space="preserve"> </w:t>
      </w:r>
      <w:r w:rsidRPr="006E2E9F">
        <w:rPr>
          <w:lang w:val="en-US"/>
        </w:rPr>
        <w:t>token can ever appear on the left-hand side of a production. Finally, one of the non</w:t>
      </w:r>
      <w:r>
        <w:rPr>
          <w:lang w:val="en-US"/>
        </w:rPr>
        <w:t>-</w:t>
      </w:r>
      <w:r w:rsidRPr="006E2E9F">
        <w:rPr>
          <w:lang w:val="en-US"/>
        </w:rPr>
        <w:t>terminals is distinguished as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650BE5C0" w:rsidR="006E2E9F" w:rsidRDefault="006E2E9F" w:rsidP="006E2E9F">
      <w:pPr>
        <w:pStyle w:val="Legenda"/>
        <w:jc w:val="center"/>
        <w:rPr>
          <w:lang w:val="en-US"/>
        </w:rPr>
      </w:pPr>
      <w:bookmarkStart w:id="25" w:name="_Toc466411226"/>
      <w:r w:rsidRPr="000A5113">
        <w:rPr>
          <w:lang w:val="en-US"/>
        </w:rPr>
        <w:t xml:space="preserve">Figure </w:t>
      </w:r>
      <w:r>
        <w:fldChar w:fldCharType="begin"/>
      </w:r>
      <w:r w:rsidRPr="000A5113">
        <w:rPr>
          <w:lang w:val="en-US"/>
        </w:rPr>
        <w:instrText xml:space="preserve"> SEQ Figure \* ARABIC </w:instrText>
      </w:r>
      <w:r>
        <w:fldChar w:fldCharType="separate"/>
      </w:r>
      <w:r w:rsidR="00501B79">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5"/>
    </w:p>
    <w:p w14:paraId="1781FDF5" w14:textId="352A0F8E" w:rsidR="004E65F3" w:rsidRDefault="00757711" w:rsidP="005B08E2">
      <w:pPr>
        <w:rPr>
          <w:lang w:val="en-US"/>
        </w:rPr>
      </w:pPr>
      <w:r w:rsidRPr="000A5113">
        <w:rPr>
          <w:lang w:val="en-US"/>
        </w:rPr>
        <w:t>A compiler must do more than recognize whether a sentence belongs to the language of a gra</w:t>
      </w:r>
      <w:r>
        <w:rPr>
          <w:lang w:val="en-US"/>
        </w:rPr>
        <w:t xml:space="preserve">mmar, </w:t>
      </w:r>
      <w:r w:rsidRPr="000A5113">
        <w:rPr>
          <w:lang w:val="en-US"/>
        </w:rPr>
        <w:t>it must do something useful with that sentence. The semantic actions of a parser can do useful things with the phrases that are parsed. In a recursive-descent parser, semantic action code is interspersed with</w:t>
      </w:r>
      <w:r>
        <w:rPr>
          <w:lang w:val="en-US"/>
        </w:rPr>
        <w:t xml:space="preserve"> </w:t>
      </w:r>
      <w:r w:rsidRPr="000A5113">
        <w:rPr>
          <w:lang w:val="en-US"/>
        </w:rPr>
        <w:t xml:space="preserve">the control ﬂow of the parsing actions.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34D35441" w:rsidR="000F6ECD" w:rsidRPr="000F6ECD" w:rsidRDefault="004E65F3" w:rsidP="005B08E2">
      <w:pPr>
        <w:rPr>
          <w:lang w:val="en-US"/>
        </w:rPr>
      </w:pPr>
      <w:r>
        <w:rPr>
          <w:lang w:val="en-US"/>
        </w:rPr>
        <w:lastRenderedPageBreak/>
        <w:t>The Abstract Syntax Tree (AST) is the result of syntax analysis phase.</w:t>
      </w:r>
    </w:p>
    <w:p w14:paraId="13921775" w14:textId="6BA45F8F" w:rsidR="00D62A09" w:rsidRPr="00D62A09" w:rsidRDefault="00D62A09" w:rsidP="00D62A09">
      <w:pPr>
        <w:pStyle w:val="Cabealho2"/>
        <w:rPr>
          <w:lang w:val="en-US"/>
        </w:rPr>
      </w:pPr>
      <w:bookmarkStart w:id="26" w:name="_Toc466407000"/>
      <w:r w:rsidRPr="00D62A09">
        <w:rPr>
          <w:lang w:val="en-US"/>
        </w:rPr>
        <w:t>Abstract Syntax</w:t>
      </w:r>
      <w:bookmarkEnd w:id="26"/>
    </w:p>
    <w:p w14:paraId="57267150" w14:textId="4733542C" w:rsidR="000A5113" w:rsidRPr="000A5113" w:rsidRDefault="00F72F68" w:rsidP="00BC5CBA">
      <w:pPr>
        <w:rPr>
          <w:lang w:val="en-US"/>
        </w:rPr>
      </w:pPr>
      <w:r w:rsidRPr="005B08E2">
        <w:rPr>
          <w:lang w:val="en-US"/>
        </w:rPr>
        <w:t>Abstract syntax trees are data structures widely used in compilers, due to their property of representing the structure of program code. An AST is usually the result of the syntax analysis phase of a compiler. It often serves as an intermediate representation of the program through several stages that the compiler requires,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17DB1874" w:rsidR="00C24006" w:rsidRPr="00BC10AD" w:rsidRDefault="00C24006" w:rsidP="00C24006">
      <w:pPr>
        <w:pStyle w:val="Legenda"/>
        <w:jc w:val="center"/>
        <w:rPr>
          <w:lang w:val="en-US"/>
        </w:rPr>
      </w:pPr>
      <w:bookmarkStart w:id="27" w:name="_Toc466411227"/>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501B79">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7"/>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Cabealho1"/>
        <w:rPr>
          <w:lang w:val="en-US"/>
        </w:rPr>
      </w:pPr>
      <w:bookmarkStart w:id="28" w:name="_Toc466407001"/>
      <w:r>
        <w:rPr>
          <w:lang w:val="en-US"/>
        </w:rPr>
        <w:lastRenderedPageBreak/>
        <w:t>Code Generation tools</w:t>
      </w:r>
      <w:bookmarkEnd w:id="28"/>
    </w:p>
    <w:p w14:paraId="5FA2B282" w14:textId="77777777" w:rsidR="004F7D5B" w:rsidRDefault="004F7D5B" w:rsidP="00966AAD">
      <w:pPr>
        <w:rPr>
          <w:lang w:val="en-US"/>
        </w:rPr>
      </w:pPr>
    </w:p>
    <w:p w14:paraId="4C243FC7" w14:textId="0D194AB9" w:rsidR="00966AAD" w:rsidRPr="00966AAD" w:rsidRDefault="00AA0DE7" w:rsidP="00966AAD">
      <w:pPr>
        <w:rPr>
          <w:lang w:val="en-US"/>
        </w:rPr>
      </w:pPr>
      <w:r>
        <w:rPr>
          <w:lang w:val="en-US"/>
        </w:rPr>
        <w:t>C</w:t>
      </w:r>
      <w:r w:rsidR="00066E1E">
        <w:rPr>
          <w:lang w:val="en-US"/>
        </w:rPr>
        <w:t xml:space="preserve">ode generation tools </w:t>
      </w:r>
      <w:r>
        <w:rPr>
          <w:lang w:val="en-US"/>
        </w:rPr>
        <w:t xml:space="preserve">are </w:t>
      </w:r>
      <w:r w:rsidR="00066E1E">
        <w:rPr>
          <w:lang w:val="en-US"/>
        </w:rPr>
        <w:t xml:space="preserve">used to perform simple tasks that can be automatic. </w:t>
      </w:r>
      <w:r w:rsidR="008F0E54">
        <w:rPr>
          <w:lang w:val="en-US"/>
        </w:rPr>
        <w:t>Deterministic Finite Automaton (</w:t>
      </w:r>
      <w:r w:rsidR="00066E1E" w:rsidRPr="00066E1E">
        <w:rPr>
          <w:lang w:val="en-US"/>
        </w:rPr>
        <w:t>DFA</w:t>
      </w:r>
      <w:r w:rsidR="008F0E54">
        <w:rPr>
          <w:lang w:val="en-US"/>
        </w:rPr>
        <w:t>)</w:t>
      </w:r>
      <w:r w:rsidR="00066E1E" w:rsidRPr="00066E1E">
        <w:rPr>
          <w:lang w:val="en-US"/>
        </w:rPr>
        <w:t xml:space="preserve"> construction is a mechanical task</w:t>
      </w:r>
      <w:r w:rsidR="00EF6B34">
        <w:rPr>
          <w:lang w:val="en-US"/>
        </w:rPr>
        <w:t>,</w:t>
      </w:r>
      <w:r w:rsidR="00066E1E"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00066E1E" w:rsidRPr="00066E1E">
        <w:rPr>
          <w:lang w:val="en-US"/>
        </w:rPr>
        <w:t xml:space="preserve"> be automated</w:t>
      </w:r>
      <w:r w:rsidR="00EF6B34">
        <w:rPr>
          <w:lang w:val="en-US"/>
        </w:rPr>
        <w:t xml:space="preserve"> too</w:t>
      </w:r>
      <w:r w:rsidR="00066E1E" w:rsidRPr="00066E1E">
        <w:rPr>
          <w:lang w:val="en-US"/>
        </w:rPr>
        <w:t>.</w:t>
      </w:r>
    </w:p>
    <w:p w14:paraId="27E248B3" w14:textId="77777777" w:rsidR="00BC5CBA" w:rsidRDefault="00BC5CBA" w:rsidP="00BC5CBA">
      <w:pPr>
        <w:pStyle w:val="Cabealho2"/>
        <w:rPr>
          <w:lang w:val="en-US"/>
        </w:rPr>
      </w:pPr>
      <w:bookmarkStart w:id="29" w:name="_Toc466407002"/>
      <w:r>
        <w:rPr>
          <w:lang w:val="en-US"/>
        </w:rPr>
        <w:t>GPlex</w:t>
      </w:r>
      <w:bookmarkEnd w:id="29"/>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w:t>
      </w:r>
      <w:r w:rsidRPr="00AF12EA">
        <w:rPr>
          <w:lang w:val="en-US"/>
        </w:rPr>
        <w:lastRenderedPageBreak/>
        <w:t xml:space="preserve">recognition engine, and the decoding and buffering of the input stream. These 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Cabealho2"/>
        <w:rPr>
          <w:lang w:val="en-US"/>
        </w:rPr>
      </w:pPr>
      <w:bookmarkStart w:id="30" w:name="_Toc466407003"/>
      <w:r>
        <w:rPr>
          <w:lang w:val="en-US"/>
        </w:rPr>
        <w:t>Gppg</w:t>
      </w:r>
      <w:bookmarkEnd w:id="30"/>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 xml:space="preserve">ppg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Cabealho2"/>
        <w:rPr>
          <w:lang w:val="en-US"/>
        </w:rPr>
      </w:pPr>
      <w:bookmarkStart w:id="31" w:name="_Toc466407004"/>
      <w:r>
        <w:rPr>
          <w:lang w:val="en-US"/>
        </w:rPr>
        <w:t>Irony</w:t>
      </w:r>
      <w:bookmarkEnd w:id="31"/>
    </w:p>
    <w:p w14:paraId="348F42E6" w14:textId="6C449C5D"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w:t>
      </w:r>
      <w:r w:rsidR="008B6F5F">
        <w:rPr>
          <w:lang w:val="en-US"/>
        </w:rPr>
        <w:t>,</w:t>
      </w:r>
      <w:r w:rsidRPr="00EF6B34">
        <w:rPr>
          <w:lang w:val="en-US"/>
        </w:rPr>
        <w:t xml:space="preserve"> the target language grammar is coded </w:t>
      </w:r>
      <w:r w:rsidRPr="00EF6B34">
        <w:rPr>
          <w:lang w:val="en-US"/>
        </w:rPr>
        <w:lastRenderedPageBreak/>
        <w:t xml:space="preserve">directly in </w:t>
      </w:r>
      <w:r w:rsidR="00A37728">
        <w:rPr>
          <w:lang w:val="en-US"/>
        </w:rPr>
        <w:t>C</w:t>
      </w:r>
      <w:r w:rsidRPr="00EF6B34">
        <w:rPr>
          <w:lang w:val="en-US"/>
        </w:rPr>
        <w:t xml:space="preserve"># using operator overloading to express grammar constructs. 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Cabealho2"/>
        <w:rPr>
          <w:lang w:val="en-US"/>
        </w:rPr>
      </w:pPr>
      <w:bookmarkStart w:id="32" w:name="_Toc466407005"/>
      <w:r>
        <w:rPr>
          <w:lang w:val="en-US"/>
        </w:rPr>
        <w:t>JavaCC</w:t>
      </w:r>
      <w:bookmarkEnd w:id="32"/>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Cabealho2"/>
        <w:rPr>
          <w:lang w:val="en-US"/>
        </w:rPr>
      </w:pPr>
      <w:bookmarkStart w:id="33" w:name="_Toc466407006"/>
      <w:r>
        <w:rPr>
          <w:lang w:val="en-US"/>
        </w:rPr>
        <w:t>SableCC</w:t>
      </w:r>
      <w:bookmarkEnd w:id="33"/>
    </w:p>
    <w:p w14:paraId="1A7D00FD" w14:textId="1F2F915A" w:rsidR="00066E1E" w:rsidRDefault="00EF6B34" w:rsidP="00EF6B34">
      <w:pPr>
        <w:rPr>
          <w:lang w:val="en-US"/>
        </w:rPr>
      </w:pPr>
      <w:r w:rsidRPr="00EF6B34">
        <w:rPr>
          <w:lang w:val="en-US"/>
        </w:rPr>
        <w:t>SableCC is a parser generator</w:t>
      </w:r>
      <w:r w:rsidR="008B6F5F">
        <w:rPr>
          <w:lang w:val="en-US"/>
        </w:rPr>
        <w:t>,</w:t>
      </w:r>
      <w:r w:rsidRPr="00EF6B34">
        <w:rPr>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Cabealho2"/>
        <w:rPr>
          <w:lang w:val="en-US"/>
        </w:rPr>
      </w:pPr>
      <w:bookmarkStart w:id="34" w:name="_Toc466407007"/>
      <w:r>
        <w:rPr>
          <w:lang w:val="en-US"/>
        </w:rPr>
        <w:t>Conclusion</w:t>
      </w:r>
      <w:bookmarkEnd w:id="34"/>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PargrafodaLista"/>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PargrafodaLista"/>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PargrafodaLista"/>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PargrafodaLista"/>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PargrafodaLista"/>
        <w:numPr>
          <w:ilvl w:val="0"/>
          <w:numId w:val="10"/>
        </w:numPr>
        <w:rPr>
          <w:lang w:val="en-US"/>
        </w:rPr>
      </w:pPr>
      <w:r>
        <w:rPr>
          <w:lang w:val="en-US"/>
        </w:rPr>
        <w:t>GPlex generates a C# Lexer based on Lex definition.</w:t>
      </w:r>
    </w:p>
    <w:p w14:paraId="07533DDC" w14:textId="591C4D25" w:rsidR="00611DB9" w:rsidRDefault="00611DB9" w:rsidP="00CD48E1">
      <w:pPr>
        <w:pStyle w:val="PargrafodaLista"/>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Cabealho1"/>
        <w:rPr>
          <w:lang w:val="en-US"/>
        </w:rPr>
      </w:pPr>
      <w:bookmarkStart w:id="35" w:name="_Toc466407008"/>
      <w:r w:rsidRPr="00F8608E">
        <w:rPr>
          <w:lang w:val="en-US"/>
        </w:rPr>
        <w:lastRenderedPageBreak/>
        <w:t>Compil</w:t>
      </w:r>
      <w:r w:rsidR="00F6616C">
        <w:rPr>
          <w:lang w:val="en-US"/>
        </w:rPr>
        <w:t>er</w:t>
      </w:r>
      <w:bookmarkEnd w:id="35"/>
    </w:p>
    <w:p w14:paraId="7DFFD5B3" w14:textId="0196B984" w:rsidR="00CD42BC" w:rsidRDefault="00CD42BC" w:rsidP="00470771">
      <w:pPr>
        <w:rPr>
          <w:lang w:val="en-US"/>
        </w:rPr>
      </w:pPr>
    </w:p>
    <w:p w14:paraId="0E7E183C" w14:textId="0499D805" w:rsidR="007E0FD0" w:rsidRDefault="00F6616C" w:rsidP="00102015">
      <w:pPr>
        <w:rPr>
          <w:lang w:val="en-US"/>
        </w:rPr>
      </w:pPr>
      <w:r>
        <w:rPr>
          <w:lang w:val="en-US"/>
        </w:rPr>
        <w:t xml:space="preserve">The Compiler is composed </w:t>
      </w:r>
      <w:r w:rsidR="00DF6674">
        <w:rPr>
          <w:lang w:val="en-US"/>
        </w:rPr>
        <w:t xml:space="preserve">of </w:t>
      </w:r>
      <w:r w:rsidR="00B66901">
        <w:rPr>
          <w:lang w:val="en-US"/>
        </w:rPr>
        <w:t>two</w:t>
      </w:r>
      <w:r>
        <w:rPr>
          <w:lang w:val="en-US"/>
        </w:rPr>
        <w:t xml:space="preserve"> components</w:t>
      </w:r>
      <w:r w:rsidR="00DF6674">
        <w:rPr>
          <w:lang w:val="en-US"/>
        </w:rPr>
        <w:t xml:space="preserve">: </w:t>
      </w:r>
      <w:r w:rsidR="008F0E54">
        <w:rPr>
          <w:lang w:val="en-US"/>
        </w:rPr>
        <w:t>The</w:t>
      </w:r>
      <w:r w:rsidR="00102015">
        <w:rPr>
          <w:lang w:val="en-US"/>
        </w:rPr>
        <w:t xml:space="preserv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w:t>
      </w:r>
      <w:r w:rsidR="008B6F5F">
        <w:rPr>
          <w:lang w:val="en-US"/>
        </w:rPr>
        <w:t>,</w:t>
      </w:r>
      <w:r w:rsidR="00102015">
        <w:rPr>
          <w:lang w:val="en-US"/>
        </w:rPr>
        <w:t xml:space="preserve"> generating compilation errors</w:t>
      </w:r>
      <w:r w:rsidR="008B6F5F">
        <w:rPr>
          <w:lang w:val="en-US"/>
        </w:rPr>
        <w:t>,</w:t>
      </w:r>
      <w:r w:rsidR="00102015">
        <w:rPr>
          <w:lang w:val="en-US"/>
        </w:rPr>
        <w:t xml:space="preserve"> </w:t>
      </w:r>
      <w:r w:rsidR="008B6F5F">
        <w:rPr>
          <w:lang w:val="en-US"/>
        </w:rPr>
        <w:t xml:space="preserve">if they exist, </w:t>
      </w:r>
      <w:r w:rsidR="00102015">
        <w:rPr>
          <w:lang w:val="en-US"/>
        </w:rPr>
        <w:t xml:space="preserve">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67FFBB00" w:rsidR="003E6183" w:rsidRPr="003E6183" w:rsidRDefault="003E6183" w:rsidP="003E6183">
      <w:pPr>
        <w:pStyle w:val="Legenda"/>
        <w:jc w:val="center"/>
        <w:rPr>
          <w:lang w:val="en-US"/>
        </w:rPr>
      </w:pPr>
      <w:bookmarkStart w:id="36" w:name="_Toc466411228"/>
      <w:r>
        <w:t xml:space="preserve">Figure </w:t>
      </w:r>
      <w:r>
        <w:fldChar w:fldCharType="begin"/>
      </w:r>
      <w:r>
        <w:instrText xml:space="preserve"> SEQ Figure \* ARABIC </w:instrText>
      </w:r>
      <w:r>
        <w:fldChar w:fldCharType="separate"/>
      </w:r>
      <w:r w:rsidR="00501B79">
        <w:rPr>
          <w:noProof/>
        </w:rPr>
        <w:t>6</w:t>
      </w:r>
      <w:r>
        <w:fldChar w:fldCharType="end"/>
      </w:r>
      <w:r>
        <w:t xml:space="preserve"> - </w:t>
      </w:r>
      <w:r w:rsidRPr="003E6183">
        <w:rPr>
          <w:lang w:val="en-US"/>
        </w:rPr>
        <w:t>Compiler Components</w:t>
      </w:r>
      <w:bookmarkEnd w:id="36"/>
    </w:p>
    <w:p w14:paraId="3638C2AA" w14:textId="18A211AE" w:rsidR="006D4493" w:rsidRDefault="00102015" w:rsidP="00470771">
      <w:pPr>
        <w:pStyle w:val="Cabealho2"/>
        <w:rPr>
          <w:u w:val="single"/>
          <w:lang w:val="en-US"/>
        </w:rPr>
      </w:pPr>
      <w:bookmarkStart w:id="37" w:name="_Toc466407009"/>
      <w:r>
        <w:rPr>
          <w:lang w:val="en-US"/>
        </w:rPr>
        <w:t>Lexer</w:t>
      </w:r>
      <w:bookmarkEnd w:id="37"/>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r w:rsidR="008B6F5F">
        <w:rPr>
          <w:lang w:val="en-US"/>
        </w:rPr>
        <w:t xml:space="preserve">the </w:t>
      </w:r>
      <w:r w:rsidR="00FE3DDC">
        <w:rPr>
          <w:lang w:val="en-US"/>
        </w:rPr>
        <w:t>Parser</w:t>
      </w:r>
      <w:r>
        <w:rPr>
          <w:lang w:val="en-US"/>
        </w:rPr>
        <w:t>. This validation consists in verify</w:t>
      </w:r>
      <w:r w:rsidR="008B6F5F">
        <w:rPr>
          <w:lang w:val="en-US"/>
        </w:rPr>
        <w:t>ing</w:t>
      </w:r>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45DEE736" w:rsidR="003E6183" w:rsidRPr="008F0E54" w:rsidRDefault="003E6183" w:rsidP="003E6183">
      <w:pPr>
        <w:pStyle w:val="Legenda"/>
        <w:jc w:val="center"/>
        <w:rPr>
          <w:u w:val="single"/>
          <w:lang w:val="en-US"/>
        </w:rPr>
      </w:pPr>
      <w:bookmarkStart w:id="38" w:name="_Toc466411229"/>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501B79">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38"/>
    </w:p>
    <w:p w14:paraId="7D937BF4" w14:textId="3EE9D058"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tokens then the parser, according to this we implement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Cabealho2"/>
        <w:rPr>
          <w:lang w:val="en-US"/>
        </w:rPr>
      </w:pPr>
      <w:bookmarkStart w:id="39" w:name="_Toc466407010"/>
      <w:r w:rsidRPr="00F8608E">
        <w:rPr>
          <w:lang w:val="en-US"/>
        </w:rPr>
        <w:t>Parser</w:t>
      </w:r>
      <w:bookmarkEnd w:id="39"/>
    </w:p>
    <w:p w14:paraId="5227B1A9" w14:textId="77933AF3"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r w:rsidR="008B6F5F">
        <w:rPr>
          <w:lang w:val="en-US"/>
        </w:rPr>
        <w:t xml:space="preserve">analysis </w:t>
      </w:r>
      <w:r>
        <w:rPr>
          <w:lang w:val="en-US"/>
        </w:rPr>
        <w:t>allow</w:t>
      </w:r>
      <w:r w:rsidR="008B6F5F">
        <w:rPr>
          <w:lang w:val="en-US"/>
        </w:rPr>
        <w:t>s</w:t>
      </w:r>
      <w:r>
        <w:rPr>
          <w:lang w:val="en-US"/>
        </w:rPr>
        <w:t xml:space="preserve"> the Pa</w:t>
      </w:r>
      <w:r w:rsidR="005A5E39">
        <w:rPr>
          <w:lang w:val="en-US"/>
        </w:rPr>
        <w:t>r</w:t>
      </w:r>
      <w:r>
        <w:rPr>
          <w:lang w:val="en-US"/>
        </w:rPr>
        <w:t xml:space="preserve">ser to </w:t>
      </w:r>
      <w:r w:rsidR="007D594D">
        <w:rPr>
          <w:lang w:val="en-US"/>
        </w:rPr>
        <w:t>generate</w:t>
      </w:r>
      <w:r>
        <w:rPr>
          <w:lang w:val="en-US"/>
        </w:rPr>
        <w:t xml:space="preserve"> the abstract syntax tree (AST),</w:t>
      </w:r>
      <w:r w:rsidR="007D594D">
        <w:rPr>
          <w:lang w:val="en-US"/>
        </w:rPr>
        <w:t xml:space="preserve"> which</w:t>
      </w:r>
      <w:r>
        <w:rPr>
          <w:lang w:val="en-US"/>
        </w:rPr>
        <w:t xml:space="preserve"> is </w:t>
      </w:r>
      <w:r w:rsidR="008B6F5F">
        <w:rPr>
          <w:lang w:val="en-US"/>
        </w:rPr>
        <w:t xml:space="preserve">its </w:t>
      </w:r>
      <w:r>
        <w:rPr>
          <w:lang w:val="en-US"/>
        </w:rPr>
        <w:t>output.</w:t>
      </w:r>
    </w:p>
    <w:p w14:paraId="792DA6C0" w14:textId="29D13661" w:rsidR="00BC10AD" w:rsidRPr="006D0941" w:rsidRDefault="00BC10AD" w:rsidP="00BC10AD">
      <w:pPr>
        <w:rPr>
          <w:lang w:val="en-US"/>
        </w:rPr>
      </w:pPr>
      <w:r w:rsidRPr="00BC10AD">
        <w:rPr>
          <w:lang w:val="en-US"/>
        </w:rPr>
        <w:t xml:space="preserve">The grammatical structure is defined by </w:t>
      </w:r>
      <w:r>
        <w:rPr>
          <w:lang w:val="en-US"/>
        </w:rPr>
        <w:t>a set of rules</w:t>
      </w:r>
      <w:r w:rsidR="00144F47">
        <w:rPr>
          <w:lang w:val="en-US"/>
        </w:rPr>
        <w:t>, named</w:t>
      </w:r>
      <w:r w:rsidR="007D594D">
        <w:rPr>
          <w:lang w:val="en-US"/>
        </w:rPr>
        <w:t xml:space="preserve"> </w:t>
      </w:r>
      <w:r w:rsidR="007D594D" w:rsidRPr="006E2E9F">
        <w:rPr>
          <w:lang w:val="en-US"/>
        </w:rPr>
        <w:t>context-free grammars</w:t>
      </w:r>
      <w:r>
        <w:rPr>
          <w:lang w:val="en-US"/>
        </w:rPr>
        <w:t xml:space="preserve">, defined in the </w:t>
      </w:r>
      <w:r w:rsidR="005E5F83">
        <w:rPr>
          <w:lang w:val="en-US"/>
        </w:rPr>
        <w:t>Yacc</w:t>
      </w:r>
      <w:r>
        <w:rPr>
          <w:lang w:val="en-US"/>
        </w:rPr>
        <w:t xml:space="preserve"> file</w:t>
      </w:r>
      <w:r w:rsidR="00144F47">
        <w:rPr>
          <w:lang w:val="en-US"/>
        </w:rPr>
        <w:t xml:space="preserve">. These </w:t>
      </w:r>
      <w:r>
        <w:rPr>
          <w:lang w:val="en-US"/>
        </w:rPr>
        <w:t>rules define the tokens</w:t>
      </w:r>
      <w:r w:rsidR="00144F47">
        <w:rPr>
          <w:lang w:val="en-US"/>
        </w:rPr>
        <w:t>’</w:t>
      </w:r>
      <w:r>
        <w:rPr>
          <w:lang w:val="en-US"/>
        </w:rPr>
        <w:t xml:space="preserve"> order.</w:t>
      </w:r>
    </w:p>
    <w:p w14:paraId="6644FE7C" w14:textId="22F3AD58"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0662AC">
        <w:rPr>
          <w:lang w:val="en-US"/>
        </w:rPr>
        <w:t xml:space="preserve"> by calling actions on reduce</w:t>
      </w:r>
      <w:r>
        <w:rPr>
          <w:lang w:val="en-US"/>
        </w:rPr>
        <w:t>.</w:t>
      </w:r>
      <w:r w:rsidR="0091085B">
        <w:rPr>
          <w:lang w:val="en-US"/>
        </w:rPr>
        <w:t xml:space="preserve"> Figure 8 shows a </w:t>
      </w:r>
      <w:r w:rsidR="00BE2E43">
        <w:rPr>
          <w:lang w:val="en-US"/>
        </w:rPr>
        <w:t>shift-</w:t>
      </w:r>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24271F3C" w:rsidR="00551336" w:rsidRPr="008F0E54" w:rsidRDefault="00551336" w:rsidP="008F0E54">
      <w:pPr>
        <w:pStyle w:val="Legenda"/>
        <w:jc w:val="center"/>
        <w:rPr>
          <w:lang w:val="en-US"/>
        </w:rPr>
      </w:pPr>
      <w:bookmarkStart w:id="40" w:name="_Toc466411230"/>
      <w:r w:rsidRPr="008F0E54">
        <w:rPr>
          <w:lang w:val="en-US"/>
        </w:rPr>
        <w:t xml:space="preserve">Figure </w:t>
      </w:r>
      <w:r>
        <w:fldChar w:fldCharType="begin"/>
      </w:r>
      <w:r w:rsidRPr="008F0E54">
        <w:rPr>
          <w:lang w:val="en-US"/>
        </w:rPr>
        <w:instrText xml:space="preserve"> SEQ Figure \* ARABIC </w:instrText>
      </w:r>
      <w:r>
        <w:fldChar w:fldCharType="separate"/>
      </w:r>
      <w:r w:rsidR="00501B79">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40"/>
    </w:p>
    <w:p w14:paraId="51A3220E" w14:textId="078BA1DC" w:rsidR="00ED5CF6" w:rsidRPr="00BC10AD" w:rsidRDefault="000662AC" w:rsidP="00BC10AD">
      <w:pPr>
        <w:rPr>
          <w:lang w:val="en-US"/>
        </w:rPr>
      </w:pPr>
      <w:r>
        <w:rPr>
          <w:lang w:val="en-US"/>
        </w:rPr>
        <w:t>Gppg allows to define actions written in C#, this actions returns the AST nodes and builds the AST using these nodes.</w:t>
      </w: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Cabealho1"/>
        <w:rPr>
          <w:lang w:val="en-US"/>
        </w:rPr>
      </w:pPr>
      <w:bookmarkStart w:id="41" w:name="_Toc466407011"/>
      <w:r w:rsidRPr="00F8608E">
        <w:rPr>
          <w:lang w:val="en-US"/>
        </w:rPr>
        <w:lastRenderedPageBreak/>
        <w:t>Debugger</w:t>
      </w:r>
      <w:bookmarkEnd w:id="41"/>
    </w:p>
    <w:p w14:paraId="79B188C0" w14:textId="619F96B7" w:rsidR="00BF24C3" w:rsidRDefault="00BF24C3" w:rsidP="00470771">
      <w:pPr>
        <w:rPr>
          <w:lang w:val="en-US"/>
        </w:rPr>
      </w:pPr>
    </w:p>
    <w:p w14:paraId="4265D567" w14:textId="6ECED7EB" w:rsidR="00155BB1" w:rsidRDefault="00155BB1" w:rsidP="00470771">
      <w:pPr>
        <w:rPr>
          <w:lang w:val="en-US"/>
        </w:rPr>
      </w:pPr>
      <w:r>
        <w:rPr>
          <w:lang w:val="en-US"/>
        </w:rPr>
        <w:t xml:space="preserve">The Debugger is </w:t>
      </w:r>
      <w:r w:rsidR="007D594D">
        <w:rPr>
          <w:lang w:val="en-US"/>
        </w:rPr>
        <w:t>the</w:t>
      </w:r>
      <w:r>
        <w:rPr>
          <w:lang w:val="en-US"/>
        </w:rPr>
        <w:t xml:space="preserve"> tool that </w:t>
      </w:r>
      <w:r w:rsidR="00BE2E43">
        <w:rPr>
          <w:lang w:val="en-US"/>
        </w:rPr>
        <w:t xml:space="preserve">performs the </w:t>
      </w:r>
      <w:r>
        <w:rPr>
          <w:lang w:val="en-US"/>
        </w:rPr>
        <w:t>deploy</w:t>
      </w:r>
      <w:r w:rsidR="00BE2E43">
        <w:rPr>
          <w:lang w:val="en-US"/>
        </w:rPr>
        <w:t>ment of</w:t>
      </w:r>
      <w:r>
        <w:rPr>
          <w:lang w:val="en-US"/>
        </w:rPr>
        <w:t xml:space="preserve"> the app to the box</w:t>
      </w:r>
      <w:r w:rsidR="00BE2E43">
        <w:rPr>
          <w:lang w:val="en-US"/>
        </w:rPr>
        <w:t>,</w:t>
      </w:r>
      <w:r>
        <w:rPr>
          <w:lang w:val="en-US"/>
        </w:rPr>
        <w:t xml:space="preserve"> and manage</w:t>
      </w:r>
      <w:r w:rsidR="00BE2E43">
        <w:rPr>
          <w:lang w:val="en-US"/>
        </w:rPr>
        <w:t>s</w:t>
      </w:r>
      <w:r>
        <w:rPr>
          <w:lang w:val="en-US"/>
        </w:rPr>
        <w:t xml:space="preserve"> the interface between the telnet port and Visual Studio. </w:t>
      </w:r>
    </w:p>
    <w:p w14:paraId="65102295" w14:textId="61979381" w:rsidR="00772527" w:rsidRDefault="00772527" w:rsidP="00470771">
      <w:pPr>
        <w:rPr>
          <w:lang w:val="en-US"/>
        </w:rPr>
      </w:pPr>
      <w:r>
        <w:rPr>
          <w:lang w:val="en-US"/>
        </w:rPr>
        <w:t>The debugger has three main components</w:t>
      </w:r>
      <w:r w:rsidR="006B42CA">
        <w:rPr>
          <w:lang w:val="en-US"/>
        </w:rPr>
        <w:t xml:space="preserve">, namely: </w:t>
      </w:r>
      <w:r>
        <w:rPr>
          <w:lang w:val="en-US"/>
        </w:rPr>
        <w:t xml:space="preserve">Telnet, Deploy and Remote, </w:t>
      </w:r>
      <w:r w:rsidR="006B42CA">
        <w:rPr>
          <w:lang w:val="en-US"/>
        </w:rPr>
        <w:t xml:space="preserve">as depicted </w:t>
      </w:r>
      <w:r>
        <w:rPr>
          <w:lang w:val="en-US"/>
        </w:rPr>
        <w:t>in figure 9.</w:t>
      </w:r>
    </w:p>
    <w:p w14:paraId="7F8BD630" w14:textId="77777777" w:rsidR="00772527" w:rsidRDefault="00772527" w:rsidP="00772527">
      <w:pPr>
        <w:keepNext/>
        <w:jc w:val="center"/>
      </w:pPr>
      <w:r>
        <w:rPr>
          <w:noProof/>
          <w:lang w:eastAsia="pt-PT"/>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600" cy="1847308"/>
                    </a:xfrm>
                    <a:prstGeom prst="rect">
                      <a:avLst/>
                    </a:prstGeom>
                  </pic:spPr>
                </pic:pic>
              </a:graphicData>
            </a:graphic>
          </wp:inline>
        </w:drawing>
      </w:r>
    </w:p>
    <w:p w14:paraId="7E12A984" w14:textId="5A203914" w:rsidR="007D594D" w:rsidRPr="001227C2" w:rsidRDefault="00772527" w:rsidP="00772527">
      <w:pPr>
        <w:pStyle w:val="Legenda"/>
        <w:jc w:val="center"/>
        <w:rPr>
          <w:lang w:val="en-US"/>
        </w:rPr>
      </w:pPr>
      <w:bookmarkStart w:id="42" w:name="_Toc466411231"/>
      <w:r w:rsidRPr="001227C2">
        <w:rPr>
          <w:lang w:val="en-US"/>
        </w:rPr>
        <w:t xml:space="preserve">Figure </w:t>
      </w:r>
      <w:r>
        <w:fldChar w:fldCharType="begin"/>
      </w:r>
      <w:r w:rsidRPr="001227C2">
        <w:rPr>
          <w:lang w:val="en-US"/>
        </w:rPr>
        <w:instrText xml:space="preserve"> SEQ Figure \* ARABIC </w:instrText>
      </w:r>
      <w:r>
        <w:fldChar w:fldCharType="separate"/>
      </w:r>
      <w:r w:rsidR="00501B79">
        <w:rPr>
          <w:noProof/>
          <w:lang w:val="en-US"/>
        </w:rPr>
        <w:t>9</w:t>
      </w:r>
      <w:r>
        <w:fldChar w:fldCharType="end"/>
      </w:r>
      <w:r w:rsidRPr="001227C2">
        <w:rPr>
          <w:lang w:val="en-US"/>
        </w:rPr>
        <w:t xml:space="preserve"> - Debuger diagram</w:t>
      </w:r>
      <w:bookmarkEnd w:id="42"/>
    </w:p>
    <w:p w14:paraId="63DEE5BF" w14:textId="54740DBB" w:rsidR="0058014D" w:rsidRPr="0058014D" w:rsidRDefault="00BD2FFD" w:rsidP="0058014D">
      <w:pPr>
        <w:rPr>
          <w:lang w:val="en-GB"/>
        </w:rPr>
      </w:pPr>
      <w:r>
        <w:rPr>
          <w:lang w:val="en-GB"/>
        </w:rPr>
        <w:t xml:space="preserve">The </w:t>
      </w:r>
      <w:r w:rsidR="0058014D" w:rsidRPr="0058014D">
        <w:rPr>
          <w:lang w:val="en-GB"/>
        </w:rPr>
        <w:t xml:space="preserve">Telnet </w:t>
      </w:r>
      <w:r>
        <w:rPr>
          <w:lang w:val="en-GB"/>
        </w:rPr>
        <w:t xml:space="preserve">module </w:t>
      </w:r>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r>
        <w:rPr>
          <w:lang w:val="en-GB"/>
        </w:rPr>
        <w:t xml:space="preserve">Deploy module </w:t>
      </w:r>
      <w:r w:rsidR="0058014D">
        <w:rPr>
          <w:lang w:val="en-GB"/>
        </w:rPr>
        <w:t xml:space="preserve">generates the </w:t>
      </w:r>
      <w:r>
        <w:rPr>
          <w:lang w:val="en-GB"/>
        </w:rPr>
        <w:t xml:space="preserve">deployment </w:t>
      </w:r>
      <w:r w:rsidR="0058014D">
        <w:rPr>
          <w:lang w:val="en-GB"/>
        </w:rPr>
        <w:t>package and uploads it to the box</w:t>
      </w:r>
      <w:r>
        <w:rPr>
          <w:lang w:val="en-GB"/>
        </w:rPr>
        <w:t>,</w:t>
      </w:r>
      <w:r w:rsidR="0058014D">
        <w:rPr>
          <w:lang w:val="en-GB"/>
        </w:rPr>
        <w:t xml:space="preserve"> using </w:t>
      </w:r>
      <w:r>
        <w:rPr>
          <w:lang w:val="en-GB"/>
        </w:rPr>
        <w:t>HTTP</w:t>
      </w:r>
      <w:r w:rsidR="0058014D">
        <w:rPr>
          <w:lang w:val="en-GB"/>
        </w:rPr>
        <w:t>.</w:t>
      </w:r>
      <w:r w:rsidR="00970E83">
        <w:rPr>
          <w:lang w:val="en-GB"/>
        </w:rPr>
        <w:t xml:space="preserve"> </w:t>
      </w:r>
      <w:r w:rsidR="0058014D">
        <w:rPr>
          <w:lang w:val="en-GB"/>
        </w:rPr>
        <w:t xml:space="preserve">The </w:t>
      </w:r>
      <w:r w:rsidR="00495CE9">
        <w:rPr>
          <w:lang w:val="en-GB"/>
        </w:rPr>
        <w:t xml:space="preserve">Remote module </w:t>
      </w:r>
      <w:r w:rsidR="0058014D">
        <w:rPr>
          <w:lang w:val="en-GB"/>
        </w:rPr>
        <w:t xml:space="preserve">uses </w:t>
      </w:r>
      <w:r w:rsidR="00495CE9">
        <w:rPr>
          <w:lang w:val="en-GB"/>
        </w:rPr>
        <w:t xml:space="preserve">HTTP </w:t>
      </w:r>
      <w:r w:rsidR="0058014D">
        <w:rPr>
          <w:lang w:val="en-GB"/>
        </w:rPr>
        <w:t>to emulate remote input.</w:t>
      </w:r>
    </w:p>
    <w:p w14:paraId="3DF44DE4" w14:textId="5F73618B"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r w:rsidR="00BC038C">
        <w:rPr>
          <w:lang w:val="en-US"/>
        </w:rPr>
        <w:t xml:space="preserve">be </w:t>
      </w:r>
      <w:r w:rsidR="00280895">
        <w:rPr>
          <w:lang w:val="en-US"/>
        </w:rPr>
        <w:t xml:space="preserve">independent of </w:t>
      </w:r>
      <w:r w:rsidR="00BC038C">
        <w:rPr>
          <w:lang w:val="en-US"/>
        </w:rPr>
        <w:t xml:space="preserve">the </w:t>
      </w:r>
      <w:r w:rsidR="00280895">
        <w:rPr>
          <w:lang w:val="en-US"/>
        </w:rPr>
        <w:t>Visual Studio SDK,</w:t>
      </w:r>
      <w:r>
        <w:rPr>
          <w:lang w:val="en-US"/>
        </w:rPr>
        <w:t xml:space="preserve"> for</w:t>
      </w:r>
      <w:r w:rsidR="00280895">
        <w:rPr>
          <w:lang w:val="en-US"/>
        </w:rPr>
        <w:t xml:space="preserve"> reuse purposes. To implement and test the functionalities we created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eastAsia="pt-PT"/>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7C9AFAAF" w14:textId="5DA1D612" w:rsidR="003F389E" w:rsidRPr="00155BB1" w:rsidRDefault="00155BB1" w:rsidP="00155BB1">
      <w:pPr>
        <w:pStyle w:val="Legenda"/>
        <w:jc w:val="center"/>
        <w:rPr>
          <w:lang w:val="en-US"/>
        </w:rPr>
      </w:pPr>
      <w:bookmarkStart w:id="43" w:name="_Toc466411232"/>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501B79">
        <w:rPr>
          <w:noProof/>
          <w:lang w:val="en-US"/>
        </w:rPr>
        <w:t>10</w:t>
      </w:r>
      <w:r w:rsidRPr="00155BB1">
        <w:rPr>
          <w:lang w:val="en-US"/>
        </w:rPr>
        <w:fldChar w:fldCharType="end"/>
      </w:r>
      <w:r w:rsidRPr="00155BB1">
        <w:rPr>
          <w:lang w:val="en-US"/>
        </w:rPr>
        <w:t xml:space="preserve"> - Debugger Application</w:t>
      </w:r>
      <w:bookmarkEnd w:id="43"/>
    </w:p>
    <w:p w14:paraId="4ACE2752" w14:textId="28B75054" w:rsidR="00155BB1" w:rsidRPr="00F8608E" w:rsidRDefault="00155BB1" w:rsidP="00215BCA">
      <w:pPr>
        <w:keepNext/>
        <w:rPr>
          <w:lang w:val="en-US"/>
        </w:rPr>
      </w:pPr>
      <w:r>
        <w:rPr>
          <w:lang w:val="en-US"/>
        </w:rPr>
        <w:t>The app</w:t>
      </w:r>
      <w:r w:rsidR="00280895">
        <w:rPr>
          <w:lang w:val="en-US"/>
        </w:rPr>
        <w:t xml:space="preserve"> is implemented according to </w:t>
      </w:r>
      <w:r w:rsidR="00CD36D9">
        <w:rPr>
          <w:lang w:val="en-US"/>
        </w:rPr>
        <w:t xml:space="preserve">the </w:t>
      </w:r>
      <w:r w:rsidR="00280895">
        <w:rPr>
          <w:lang w:val="en-US"/>
        </w:rPr>
        <w:t>debugger diagram</w:t>
      </w:r>
      <w:r w:rsidR="00CD36D9">
        <w:rPr>
          <w:lang w:val="en-US"/>
        </w:rPr>
        <w:t>, depicted in Figure 9</w:t>
      </w:r>
      <w:r w:rsidR="00280895">
        <w:rPr>
          <w:lang w:val="en-US"/>
        </w:rPr>
        <w:t>.</w:t>
      </w:r>
    </w:p>
    <w:p w14:paraId="41DAB344" w14:textId="053663B7" w:rsidR="00BF24C3" w:rsidRDefault="00BF24C3" w:rsidP="00966AAD">
      <w:pPr>
        <w:pStyle w:val="Cabealho2"/>
        <w:rPr>
          <w:lang w:val="en-US"/>
        </w:rPr>
      </w:pPr>
      <w:bookmarkStart w:id="44" w:name="_Toc466407012"/>
      <w:r w:rsidRPr="00F8608E">
        <w:rPr>
          <w:lang w:val="en-US"/>
        </w:rPr>
        <w:t>Telnet</w:t>
      </w:r>
      <w:r w:rsidR="00922261">
        <w:rPr>
          <w:lang w:val="en-US"/>
        </w:rPr>
        <w:t xml:space="preserve"> module</w:t>
      </w:r>
      <w:bookmarkEnd w:id="44"/>
    </w:p>
    <w:p w14:paraId="122BADE8" w14:textId="73435C70" w:rsidR="00DC2F63" w:rsidRPr="00DC2F63" w:rsidRDefault="00DC2F63" w:rsidP="00DC2F63">
      <w:pPr>
        <w:rPr>
          <w:lang w:val="en-US"/>
        </w:rPr>
      </w:pPr>
      <w:r>
        <w:rPr>
          <w:lang w:val="en-US"/>
        </w:rPr>
        <w:t xml:space="preserve">The </w:t>
      </w:r>
      <w:r w:rsidR="00A10F12">
        <w:rPr>
          <w:lang w:val="en-US"/>
        </w:rPr>
        <w:t xml:space="preserve">Telnet </w:t>
      </w:r>
      <w:r w:rsidR="00922261">
        <w:rPr>
          <w:lang w:val="en-US"/>
        </w:rPr>
        <w:t xml:space="preserve">module </w:t>
      </w:r>
      <w:r>
        <w:rPr>
          <w:lang w:val="en-US"/>
        </w:rPr>
        <w:t>has two functionalities</w:t>
      </w:r>
      <w:r w:rsidR="00A10F12">
        <w:rPr>
          <w:lang w:val="en-US"/>
        </w:rPr>
        <w:t xml:space="preserve">: to </w:t>
      </w:r>
      <w:r>
        <w:rPr>
          <w:lang w:val="en-US"/>
        </w:rPr>
        <w:t xml:space="preserve">show </w:t>
      </w:r>
      <w:r w:rsidR="00A10F12">
        <w:rPr>
          <w:lang w:val="en-US"/>
        </w:rPr>
        <w:t xml:space="preserve">the box </w:t>
      </w:r>
      <w:r>
        <w:rPr>
          <w:lang w:val="en-US"/>
        </w:rPr>
        <w:t>output</w:t>
      </w:r>
      <w:r w:rsidR="00A10F12">
        <w:rPr>
          <w:lang w:val="en-US"/>
        </w:rPr>
        <w:t xml:space="preserve">, and </w:t>
      </w:r>
      <w:r>
        <w:rPr>
          <w:lang w:val="en-US"/>
        </w:rPr>
        <w:t xml:space="preserve">send </w:t>
      </w:r>
      <w:r w:rsidR="00A10F12">
        <w:rPr>
          <w:lang w:val="en-US"/>
        </w:rPr>
        <w:t xml:space="preserve">it </w:t>
      </w:r>
      <w:r>
        <w:rPr>
          <w:lang w:val="en-US"/>
        </w:rPr>
        <w:t>debug commands.</w:t>
      </w:r>
    </w:p>
    <w:p w14:paraId="77D08F63" w14:textId="17A13AED"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r w:rsidR="00042908">
        <w:rPr>
          <w:lang w:val="en-US"/>
        </w:rPr>
        <w:t>done</w:t>
      </w:r>
      <w:r w:rsidR="00042908" w:rsidRPr="00DC2F63">
        <w:rPr>
          <w:lang w:val="en-US"/>
        </w:rPr>
        <w:t xml:space="preserve"> </w:t>
      </w:r>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r w:rsidR="00042908">
        <w:rPr>
          <w:lang w:val="en-US"/>
        </w:rPr>
        <w:t xml:space="preserve">the source </w:t>
      </w:r>
      <w:r>
        <w:rPr>
          <w:lang w:val="en-US"/>
        </w:rPr>
        <w:t xml:space="preserve">code files. </w:t>
      </w:r>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r>
        <w:rPr>
          <w:lang w:val="en-US"/>
        </w:rPr>
        <w:t>writes to the output, similar</w:t>
      </w:r>
      <w:r w:rsidR="00042908">
        <w:rPr>
          <w:lang w:val="en-US"/>
        </w:rPr>
        <w:t>ly</w:t>
      </w:r>
      <w:r>
        <w:rPr>
          <w:lang w:val="en-US"/>
        </w:rPr>
        <w:t xml:space="preserve"> to</w:t>
      </w:r>
      <w:r w:rsidR="00042908">
        <w:rPr>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function</w:t>
      </w:r>
      <w:r>
        <w:rPr>
          <w:lang w:val="en-US"/>
        </w:rPr>
        <w:t xml:space="preserve"> </w:t>
      </w:r>
      <w:r w:rsidR="00042908">
        <w:rPr>
          <w:lang w:val="en-US"/>
        </w:rPr>
        <w:t xml:space="preserve">from </w:t>
      </w:r>
      <w:r>
        <w:rPr>
          <w:lang w:val="en-US"/>
        </w:rPr>
        <w:t>C</w:t>
      </w:r>
      <w:r w:rsidR="00042908">
        <w:rPr>
          <w:lang w:val="en-US"/>
        </w:rPr>
        <w:t>’s standard library</w:t>
      </w:r>
      <w:r>
        <w:rPr>
          <w:lang w:val="en-US"/>
        </w:rPr>
        <w:t xml:space="preserve">. </w:t>
      </w:r>
      <w:r w:rsidR="009657A5">
        <w:rPr>
          <w:lang w:val="en-US"/>
        </w:rPr>
        <w:t xml:space="preserve">The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Pr>
          <w:lang w:val="en-US"/>
        </w:rPr>
        <w:t xml:space="preserve">keyword </w:t>
      </w:r>
      <w:r>
        <w:rPr>
          <w:lang w:val="en-US"/>
        </w:rPr>
        <w:t xml:space="preserve">makes </w:t>
      </w:r>
      <w:r w:rsidR="009657A5">
        <w:rPr>
          <w:lang w:val="en-US"/>
        </w:rPr>
        <w:t xml:space="preserve">puts </w:t>
      </w:r>
      <w:r>
        <w:rPr>
          <w:lang w:val="en-US"/>
        </w:rPr>
        <w:t>the box in debug mode</w:t>
      </w:r>
      <w:r w:rsidR="009657A5">
        <w:rPr>
          <w:lang w:val="en-US"/>
        </w:rPr>
        <w:t>.</w:t>
      </w:r>
      <w:r>
        <w:rPr>
          <w:lang w:val="en-US"/>
        </w:rPr>
        <w:t xml:space="preserve"> </w:t>
      </w:r>
      <w:r w:rsidR="009657A5">
        <w:rPr>
          <w:lang w:val="en-US"/>
        </w:rPr>
        <w:t xml:space="preserve">In </w:t>
      </w:r>
      <w:r>
        <w:rPr>
          <w:lang w:val="en-US"/>
        </w:rPr>
        <w:t>this mode</w:t>
      </w:r>
      <w:r w:rsidR="009657A5">
        <w:rPr>
          <w:lang w:val="en-US"/>
        </w:rPr>
        <w:t>,</w:t>
      </w:r>
      <w:r>
        <w:rPr>
          <w:lang w:val="en-US"/>
        </w:rPr>
        <w:t xml:space="preserve"> </w:t>
      </w:r>
      <w:r w:rsidR="009657A5">
        <w:rPr>
          <w:lang w:val="en-US"/>
        </w:rPr>
        <w:t>the box accepts</w:t>
      </w:r>
      <w:r>
        <w:rPr>
          <w:lang w:val="en-US"/>
        </w:rPr>
        <w:t xml:space="preserve"> debug commands</w:t>
      </w:r>
      <w:r w:rsidR="009657A5">
        <w:rPr>
          <w:lang w:val="en-US"/>
        </w:rPr>
        <w:t>, which are</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EB265F"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EB265F"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EB265F"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EB265F"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EB265F"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EB265F"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EB265F"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EB265F"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EB265F"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EB265F"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Forte"/>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EB265F"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EB265F"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EB265F"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2199DEE2" w:rsidR="00464982" w:rsidRDefault="00280895" w:rsidP="00280895">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Pr="00922261">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30FA7EB0" w14:textId="7562B2EA" w:rsidR="00DC2F63" w:rsidRPr="00E26130" w:rsidRDefault="00E26130" w:rsidP="007864C6">
      <w:pPr>
        <w:rPr>
          <w:lang w:val="en-US"/>
        </w:rPr>
      </w:pPr>
      <w:r w:rsidRPr="00E26130">
        <w:rPr>
          <w:lang w:val="en-US"/>
        </w:rPr>
        <w:t xml:space="preserve">Using </w:t>
      </w:r>
      <w:r>
        <w:rPr>
          <w:lang w:val="en-US"/>
        </w:rPr>
        <w:t>the debugger, it’s possible to get the current variables</w:t>
      </w:r>
      <w:r w:rsidR="009657A5">
        <w:rPr>
          <w:lang w:val="en-US"/>
        </w:rPr>
        <w:t>’</w:t>
      </w:r>
      <w:r>
        <w:rPr>
          <w:lang w:val="en-US"/>
        </w:rPr>
        <w:t xml:space="preserve"> value</w:t>
      </w:r>
      <w:r w:rsidR="009657A5">
        <w:rPr>
          <w:lang w:val="en-US"/>
        </w:rPr>
        <w:t xml:space="preserve"> and</w:t>
      </w:r>
      <w:r>
        <w:rPr>
          <w:lang w:val="en-US"/>
        </w:rPr>
        <w:t xml:space="preserve"> get </w:t>
      </w:r>
      <w:r w:rsidR="009657A5">
        <w:rPr>
          <w:lang w:val="en-US"/>
        </w:rPr>
        <w:t xml:space="preserve">information about </w:t>
      </w:r>
      <w:r>
        <w:rPr>
          <w:lang w:val="en-US"/>
        </w:rPr>
        <w:t>the call stack.</w:t>
      </w:r>
    </w:p>
    <w:p w14:paraId="61FCF673" w14:textId="476ACB09"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r w:rsidR="00EE7060">
        <w:rPr>
          <w:lang w:val="en-US"/>
        </w:rPr>
        <w:t xml:space="preserve">the </w:t>
      </w:r>
      <w:r>
        <w:rPr>
          <w:lang w:val="en-US"/>
        </w:rPr>
        <w:t xml:space="preserve">telnet port and a compiler </w:t>
      </w:r>
      <w:r w:rsidR="003E0067">
        <w:rPr>
          <w:lang w:val="en-US"/>
        </w:rPr>
        <w:t>that compiles</w:t>
      </w:r>
      <w:r>
        <w:rPr>
          <w:lang w:val="en-US"/>
        </w:rPr>
        <w:t xml:space="preserve"> </w:t>
      </w:r>
      <w:r w:rsidR="00EE7060">
        <w:rPr>
          <w:lang w:val="en-US"/>
        </w:rPr>
        <w:t xml:space="preserve">the </w:t>
      </w:r>
      <w:r>
        <w:rPr>
          <w:lang w:val="en-US"/>
        </w:rPr>
        <w:t>debugger output</w:t>
      </w:r>
      <w:r w:rsidR="003E0067">
        <w:rPr>
          <w:lang w:val="en-US"/>
        </w:rPr>
        <w:t xml:space="preserve">, to generate </w:t>
      </w:r>
      <w:r w:rsidR="00EE7060">
        <w:rPr>
          <w:lang w:val="en-US"/>
        </w:rPr>
        <w:t xml:space="preserve">the </w:t>
      </w:r>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r w:rsidR="00EE7060">
        <w:rPr>
          <w:lang w:val="en-US"/>
        </w:rPr>
        <w:t xml:space="preserve">Telnet </w:t>
      </w:r>
      <w:r w:rsidR="0091085B">
        <w:rPr>
          <w:lang w:val="en-US"/>
        </w:rPr>
        <w:t>component diagram</w:t>
      </w:r>
      <w:r>
        <w:rPr>
          <w:lang w:val="en-US"/>
        </w:rPr>
        <w:t>.</w:t>
      </w:r>
    </w:p>
    <w:p w14:paraId="7ECCE433" w14:textId="77777777" w:rsidR="00E26130" w:rsidRDefault="005F61AB" w:rsidP="00E26130">
      <w:pPr>
        <w:keepNext/>
        <w:jc w:val="center"/>
      </w:pPr>
      <w:r w:rsidRPr="00F8608E">
        <w:rPr>
          <w:noProof/>
          <w:lang w:eastAsia="pt-PT"/>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0100"/>
                    </a:xfrm>
                    <a:prstGeom prst="rect">
                      <a:avLst/>
                    </a:prstGeom>
                  </pic:spPr>
                </pic:pic>
              </a:graphicData>
            </a:graphic>
          </wp:inline>
        </w:drawing>
      </w:r>
    </w:p>
    <w:p w14:paraId="0C03AC2D" w14:textId="28DEA829" w:rsidR="005F61AB" w:rsidRDefault="00E26130" w:rsidP="00E26130">
      <w:pPr>
        <w:pStyle w:val="Legenda"/>
        <w:jc w:val="center"/>
        <w:rPr>
          <w:lang w:val="en-US"/>
        </w:rPr>
      </w:pPr>
      <w:bookmarkStart w:id="45" w:name="_Toc466411233"/>
      <w:r w:rsidRPr="00E26130">
        <w:rPr>
          <w:lang w:val="en-US"/>
        </w:rPr>
        <w:t xml:space="preserve">Figure </w:t>
      </w:r>
      <w:r>
        <w:fldChar w:fldCharType="begin"/>
      </w:r>
      <w:r w:rsidRPr="00E26130">
        <w:rPr>
          <w:lang w:val="en-US"/>
        </w:rPr>
        <w:instrText xml:space="preserve"> SEQ Figure \* ARABIC </w:instrText>
      </w:r>
      <w:r>
        <w:fldChar w:fldCharType="separate"/>
      </w:r>
      <w:r w:rsidR="00501B79">
        <w:rPr>
          <w:noProof/>
          <w:lang w:val="en-US"/>
        </w:rPr>
        <w:t>11</w:t>
      </w:r>
      <w:r>
        <w:fldChar w:fldCharType="end"/>
      </w:r>
      <w:r w:rsidRPr="00E26130">
        <w:rPr>
          <w:lang w:val="en-US"/>
        </w:rPr>
        <w:t xml:space="preserve"> - Telnet component diagram</w:t>
      </w:r>
      <w:bookmarkEnd w:id="45"/>
    </w:p>
    <w:p w14:paraId="260C6A00" w14:textId="26132E86" w:rsidR="00E26130" w:rsidRPr="00E26130" w:rsidRDefault="00E26130" w:rsidP="00E26130">
      <w:pPr>
        <w:rPr>
          <w:lang w:val="en-US"/>
        </w:rPr>
      </w:pPr>
      <w:r>
        <w:rPr>
          <w:lang w:val="en-US"/>
        </w:rPr>
        <w:t xml:space="preserve">The compiler recognizes the call stack and local </w:t>
      </w:r>
      <w:r w:rsidR="003E0067">
        <w:rPr>
          <w:lang w:val="en-US"/>
        </w:rPr>
        <w:t>variables patterns and parse</w:t>
      </w:r>
      <w:r w:rsidR="00BD2C8C">
        <w:rPr>
          <w:lang w:val="en-US"/>
        </w:rPr>
        <w:t>s</w:t>
      </w:r>
      <w:r w:rsidR="003E0067">
        <w:rPr>
          <w:lang w:val="en-US"/>
        </w:rPr>
        <w:t xml:space="preserve"> </w:t>
      </w:r>
      <w:r w:rsidR="00BD2C8C">
        <w:rPr>
          <w:lang w:val="en-US"/>
        </w:rPr>
        <w:t>them. T</w:t>
      </w:r>
      <w:r w:rsidR="003E0067">
        <w:rPr>
          <w:lang w:val="en-US"/>
        </w:rPr>
        <w:t>his information is shown on Call Stack and Local Variables windows</w:t>
      </w:r>
      <w:r>
        <w:rPr>
          <w:lang w:val="en-US"/>
        </w:rPr>
        <w:t xml:space="preserve">. The </w:t>
      </w:r>
      <w:r w:rsidR="003E0067">
        <w:rPr>
          <w:lang w:val="en-US"/>
        </w:rPr>
        <w:t xml:space="preserve">output of </w:t>
      </w:r>
      <w:r w:rsidR="00BD2C8C">
        <w:rPr>
          <w:lang w:val="en-US"/>
        </w:rPr>
        <w:t xml:space="preserve">the component </w:t>
      </w:r>
      <w:r>
        <w:rPr>
          <w:lang w:val="en-US"/>
        </w:rPr>
        <w:t xml:space="preserve">is shown </w:t>
      </w:r>
      <w:r w:rsidR="003E0067">
        <w:rPr>
          <w:lang w:val="en-US"/>
        </w:rPr>
        <w:t>on Console window</w:t>
      </w:r>
      <w:r>
        <w:rPr>
          <w:lang w:val="en-US"/>
        </w:rPr>
        <w:t>.</w:t>
      </w:r>
      <w:r w:rsidR="00B70F98">
        <w:rPr>
          <w:lang w:val="en-US"/>
        </w:rPr>
        <w:t xml:space="preserve"> Figure 1</w:t>
      </w:r>
      <w:r w:rsidR="003E0067">
        <w:rPr>
          <w:lang w:val="en-US"/>
        </w:rPr>
        <w:t>2</w:t>
      </w:r>
      <w:r w:rsidR="00B70F98">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eastAsia="pt-PT"/>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515" cy="3926512"/>
                    </a:xfrm>
                    <a:prstGeom prst="rect">
                      <a:avLst/>
                    </a:prstGeom>
                  </pic:spPr>
                </pic:pic>
              </a:graphicData>
            </a:graphic>
          </wp:inline>
        </w:drawing>
      </w:r>
    </w:p>
    <w:p w14:paraId="19734C3D" w14:textId="4C125F69" w:rsidR="00D27CC5" w:rsidRDefault="00D27CC5" w:rsidP="00D27CC5">
      <w:pPr>
        <w:pStyle w:val="Legenda"/>
        <w:jc w:val="center"/>
        <w:rPr>
          <w:lang w:val="en-US"/>
        </w:rPr>
      </w:pPr>
      <w:bookmarkStart w:id="46" w:name="_Toc466411234"/>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501B79">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46"/>
    </w:p>
    <w:p w14:paraId="666BAFD9" w14:textId="5EDC9E3A" w:rsidR="005F61AB" w:rsidRPr="006D0941" w:rsidRDefault="005F61AB" w:rsidP="00D344BD">
      <w:pPr>
        <w:keepNext/>
        <w:jc w:val="center"/>
        <w:rPr>
          <w:lang w:val="en-US"/>
        </w:rPr>
      </w:pPr>
    </w:p>
    <w:p w14:paraId="35EC40CC" w14:textId="241C0A78" w:rsidR="00E26130" w:rsidRPr="00E26130" w:rsidRDefault="00E26130" w:rsidP="005F61AB">
      <w:pPr>
        <w:rPr>
          <w:lang w:val="en-US"/>
        </w:rPr>
      </w:pPr>
      <w:r w:rsidRPr="00E26130">
        <w:rPr>
          <w:lang w:val="en-US"/>
        </w:rPr>
        <w:t>The output visualizer uses the socket</w:t>
      </w:r>
      <w:r w:rsidR="008A1BE9">
        <w:rPr>
          <w:lang w:val="en-US"/>
        </w:rPr>
        <w:t xml:space="preserve"> output</w:t>
      </w:r>
      <w:r w:rsidRPr="00E26130">
        <w:rPr>
          <w:lang w:val="en-US"/>
        </w:rPr>
        <w:t xml:space="preserve"> to show</w:t>
      </w:r>
      <w:r w:rsidR="00B520A3">
        <w:rPr>
          <w:lang w:val="en-US"/>
        </w:rPr>
        <w:t xml:space="preserve"> the </w:t>
      </w:r>
      <w:r w:rsidR="008A1BE9">
        <w:rPr>
          <w:lang w:val="en-US"/>
        </w:rPr>
        <w:t>text</w:t>
      </w:r>
      <w:r w:rsidRPr="00E26130">
        <w:rPr>
          <w:lang w:val="en-US"/>
        </w:rPr>
        <w:t xml:space="preserve"> </w:t>
      </w:r>
      <w:r>
        <w:rPr>
          <w:lang w:val="en-US"/>
        </w:rPr>
        <w:t xml:space="preserve">and send </w:t>
      </w:r>
      <w:r w:rsidR="00B520A3">
        <w:rPr>
          <w:lang w:val="en-US"/>
        </w:rPr>
        <w:t>debug commands.</w:t>
      </w:r>
      <w:r w:rsidR="00D27CC5">
        <w:rPr>
          <w:lang w:val="en-US"/>
        </w:rPr>
        <w:t xml:space="preserve"> Figure 1</w:t>
      </w:r>
      <w:r w:rsidR="003E0067">
        <w:rPr>
          <w:lang w:val="en-US"/>
        </w:rPr>
        <w:t>3</w:t>
      </w:r>
      <w:r w:rsidR="00D27CC5">
        <w:rPr>
          <w:lang w:val="en-US"/>
        </w:rPr>
        <w:t xml:space="preserve"> show telnet output visualizer.</w:t>
      </w:r>
    </w:p>
    <w:p w14:paraId="460BAE78" w14:textId="77777777" w:rsidR="00B520A3" w:rsidRDefault="005F61AB" w:rsidP="00B520A3">
      <w:pPr>
        <w:keepNext/>
        <w:jc w:val="center"/>
      </w:pPr>
      <w:r w:rsidRPr="00F8608E">
        <w:rPr>
          <w:noProof/>
          <w:lang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247" cy="3184228"/>
                    </a:xfrm>
                    <a:prstGeom prst="rect">
                      <a:avLst/>
                    </a:prstGeom>
                  </pic:spPr>
                </pic:pic>
              </a:graphicData>
            </a:graphic>
          </wp:inline>
        </w:drawing>
      </w:r>
    </w:p>
    <w:p w14:paraId="03AC7E66" w14:textId="42F94A9A" w:rsidR="005F61AB" w:rsidRPr="00B520A3" w:rsidRDefault="00B520A3" w:rsidP="00B520A3">
      <w:pPr>
        <w:pStyle w:val="Legenda"/>
        <w:jc w:val="center"/>
        <w:rPr>
          <w:lang w:val="en-US"/>
        </w:rPr>
      </w:pPr>
      <w:bookmarkStart w:id="47" w:name="_Toc466411235"/>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501B79">
        <w:rPr>
          <w:noProof/>
          <w:lang w:val="en-US"/>
        </w:rPr>
        <w:t>13</w:t>
      </w:r>
      <w:r w:rsidRPr="00B520A3">
        <w:rPr>
          <w:lang w:val="en-US"/>
        </w:rPr>
        <w:fldChar w:fldCharType="end"/>
      </w:r>
      <w:r w:rsidRPr="00B520A3">
        <w:rPr>
          <w:lang w:val="en-US"/>
        </w:rPr>
        <w:t xml:space="preserve"> - Output visualizer</w:t>
      </w:r>
      <w:bookmarkEnd w:id="47"/>
    </w:p>
    <w:p w14:paraId="382E1807" w14:textId="453D4074" w:rsidR="005F61AB" w:rsidRPr="006D0941" w:rsidRDefault="00B520A3" w:rsidP="00B520A3">
      <w:pPr>
        <w:rPr>
          <w:lang w:val="en-US"/>
        </w:rPr>
      </w:pPr>
      <w:r w:rsidRPr="00B520A3">
        <w:rPr>
          <w:lang w:val="en-US"/>
        </w:rPr>
        <w:lastRenderedPageBreak/>
        <w:t xml:space="preserve">The tool bar contains </w:t>
      </w:r>
      <w:r>
        <w:rPr>
          <w:lang w:val="en-US"/>
        </w:rPr>
        <w:t>icons that correspond to debug commands and makes more easy to use the debugger.</w:t>
      </w:r>
      <w:r w:rsidR="00D27CC5">
        <w:rPr>
          <w:lang w:val="en-US"/>
        </w:rPr>
        <w:t xml:space="preserve"> Figure 1</w:t>
      </w:r>
      <w:r w:rsidR="0022542E">
        <w:rPr>
          <w:lang w:val="en-US"/>
        </w:rPr>
        <w:t>4</w:t>
      </w:r>
      <w:r w:rsidR="00D27CC5">
        <w:rPr>
          <w:lang w:val="en-US"/>
        </w:rPr>
        <w:t xml:space="preserve"> shows app tool bar.</w:t>
      </w:r>
    </w:p>
    <w:p w14:paraId="21E7CCD8" w14:textId="77777777" w:rsidR="00B520A3" w:rsidRDefault="006E112F" w:rsidP="00B520A3">
      <w:pPr>
        <w:keepNext/>
        <w:jc w:val="center"/>
      </w:pPr>
      <w:r w:rsidRPr="00F8608E">
        <w:rPr>
          <w:noProof/>
          <w:lang w:eastAsia="pt-PT"/>
        </w:rPr>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
                    </a:xfrm>
                    <a:prstGeom prst="rect">
                      <a:avLst/>
                    </a:prstGeom>
                  </pic:spPr>
                </pic:pic>
              </a:graphicData>
            </a:graphic>
          </wp:inline>
        </w:drawing>
      </w:r>
    </w:p>
    <w:p w14:paraId="2DD58926" w14:textId="42345DD8" w:rsidR="006E112F" w:rsidRDefault="00B520A3" w:rsidP="00B520A3">
      <w:pPr>
        <w:pStyle w:val="Legenda"/>
        <w:jc w:val="center"/>
        <w:rPr>
          <w:lang w:val="en-US"/>
        </w:rPr>
      </w:pPr>
      <w:bookmarkStart w:id="48" w:name="_Toc466411236"/>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501B79">
        <w:rPr>
          <w:noProof/>
          <w:lang w:val="en-US"/>
        </w:rPr>
        <w:t>14</w:t>
      </w:r>
      <w:r w:rsidRPr="00B520A3">
        <w:rPr>
          <w:lang w:val="en-US"/>
        </w:rPr>
        <w:fldChar w:fldCharType="end"/>
      </w:r>
      <w:r w:rsidRPr="00B520A3">
        <w:rPr>
          <w:lang w:val="en-US"/>
        </w:rPr>
        <w:t xml:space="preserve"> - UI Commands</w:t>
      </w:r>
      <w:bookmarkEnd w:id="48"/>
    </w:p>
    <w:p w14:paraId="41120AE3" w14:textId="77777777" w:rsidR="00772527" w:rsidRPr="00772527" w:rsidRDefault="00772527" w:rsidP="00772527">
      <w:pPr>
        <w:rPr>
          <w:lang w:val="en-US"/>
        </w:rPr>
      </w:pPr>
    </w:p>
    <w:p w14:paraId="7DE345D1" w14:textId="77777777" w:rsidR="00772527" w:rsidRDefault="00772527" w:rsidP="00772527">
      <w:pPr>
        <w:pStyle w:val="Cabealho2"/>
        <w:rPr>
          <w:lang w:val="en-US"/>
        </w:rPr>
      </w:pPr>
      <w:bookmarkStart w:id="49" w:name="_Toc466407013"/>
      <w:r w:rsidRPr="00F8608E">
        <w:rPr>
          <w:lang w:val="en-US"/>
        </w:rPr>
        <w:t>Deploy</w:t>
      </w:r>
      <w:bookmarkEnd w:id="49"/>
    </w:p>
    <w:p w14:paraId="29C565CE" w14:textId="77777777" w:rsidR="00772527" w:rsidRPr="00536A82" w:rsidRDefault="00772527" w:rsidP="00772527">
      <w:pPr>
        <w:rPr>
          <w:lang w:val="en-US"/>
        </w:rPr>
      </w:pPr>
      <w:r>
        <w:rPr>
          <w:lang w:val="en-US"/>
        </w:rPr>
        <w:t>The deploy process consists in generate a zip file with the code files and upload it to the box, using http port.</w:t>
      </w:r>
    </w:p>
    <w:p w14:paraId="14DF55D2" w14:textId="6CA49DB5" w:rsidR="00772527" w:rsidRPr="00536A82" w:rsidRDefault="00772527" w:rsidP="00772527">
      <w:pPr>
        <w:rPr>
          <w:lang w:val="en-US"/>
        </w:rPr>
      </w:pPr>
      <w:r w:rsidRPr="00536A82">
        <w:rPr>
          <w:lang w:val="en-US"/>
        </w:rPr>
        <w:t>The process is configurable and</w:t>
      </w:r>
      <w:r w:rsidR="005F68E0">
        <w:rPr>
          <w:lang w:val="en-US"/>
        </w:rPr>
        <w:t xml:space="preserve"> should allow to</w:t>
      </w:r>
      <w:r w:rsidRPr="00536A82">
        <w:rPr>
          <w:lang w:val="en-US"/>
        </w:rPr>
        <w:t>:</w:t>
      </w:r>
    </w:p>
    <w:p w14:paraId="56EC25CA" w14:textId="77777777" w:rsidR="00772527" w:rsidRDefault="00772527" w:rsidP="00772527">
      <w:pPr>
        <w:pStyle w:val="PargrafodaLista"/>
        <w:numPr>
          <w:ilvl w:val="0"/>
          <w:numId w:val="7"/>
        </w:numPr>
        <w:rPr>
          <w:lang w:val="en-US"/>
        </w:rPr>
      </w:pPr>
      <w:r>
        <w:rPr>
          <w:lang w:val="en-US"/>
        </w:rPr>
        <w:t>Select the folders to send</w:t>
      </w:r>
    </w:p>
    <w:p w14:paraId="3C72A1AE" w14:textId="77777777" w:rsidR="00772527" w:rsidRDefault="00772527" w:rsidP="00772527">
      <w:pPr>
        <w:pStyle w:val="PargrafodaLista"/>
        <w:numPr>
          <w:ilvl w:val="0"/>
          <w:numId w:val="7"/>
        </w:numPr>
        <w:rPr>
          <w:lang w:val="en-US"/>
        </w:rPr>
      </w:pPr>
      <w:r>
        <w:rPr>
          <w:lang w:val="en-US"/>
        </w:rPr>
        <w:t>Inject break points</w:t>
      </w:r>
    </w:p>
    <w:p w14:paraId="14B16E40" w14:textId="77777777" w:rsidR="00772527" w:rsidRDefault="00772527" w:rsidP="00772527">
      <w:pPr>
        <w:pStyle w:val="PargrafodaLista"/>
        <w:numPr>
          <w:ilvl w:val="0"/>
          <w:numId w:val="7"/>
        </w:numPr>
        <w:rPr>
          <w:lang w:val="en-US"/>
        </w:rPr>
      </w:pPr>
      <w:r>
        <w:rPr>
          <w:lang w:val="en-US"/>
        </w:rPr>
        <w:t>Remove specific parts of code</w:t>
      </w:r>
    </w:p>
    <w:p w14:paraId="75DF3F26" w14:textId="77777777" w:rsidR="00772527" w:rsidRDefault="00772527" w:rsidP="00772527">
      <w:pPr>
        <w:pStyle w:val="PargrafodaLista"/>
        <w:numPr>
          <w:ilvl w:val="0"/>
          <w:numId w:val="7"/>
        </w:numPr>
        <w:rPr>
          <w:lang w:val="en-US"/>
        </w:rPr>
      </w:pPr>
      <w:r>
        <w:rPr>
          <w:lang w:val="en-US"/>
        </w:rPr>
        <w:t xml:space="preserve">Parameterize package, injecting code </w:t>
      </w:r>
    </w:p>
    <w:p w14:paraId="108693F6" w14:textId="77777777" w:rsidR="00772527" w:rsidRDefault="00772527" w:rsidP="00772527">
      <w:pPr>
        <w:pStyle w:val="PargrafodaLista"/>
        <w:numPr>
          <w:ilvl w:val="0"/>
          <w:numId w:val="7"/>
        </w:numPr>
        <w:rPr>
          <w:lang w:val="en-US"/>
        </w:rPr>
      </w:pPr>
      <w:r>
        <w:rPr>
          <w:lang w:val="en-US"/>
        </w:rPr>
        <w:t>Execute unit tests</w:t>
      </w:r>
    </w:p>
    <w:p w14:paraId="15E70149" w14:textId="77777777" w:rsidR="00772527" w:rsidRPr="00536A82" w:rsidRDefault="00772527" w:rsidP="00772527">
      <w:pPr>
        <w:pStyle w:val="PargrafodaLista"/>
        <w:numPr>
          <w:ilvl w:val="0"/>
          <w:numId w:val="7"/>
        </w:numPr>
        <w:rPr>
          <w:lang w:val="en-US"/>
        </w:rPr>
      </w:pPr>
      <w:r>
        <w:rPr>
          <w:lang w:val="en-US"/>
        </w:rPr>
        <w:t>Generate/Edit manifest file</w:t>
      </w:r>
    </w:p>
    <w:p w14:paraId="5A291AD8" w14:textId="120B4A5E" w:rsidR="00772527" w:rsidRPr="00A76AAE" w:rsidRDefault="00772527" w:rsidP="00772527">
      <w:pPr>
        <w:rPr>
          <w:lang w:val="en-US"/>
        </w:rPr>
      </w:pPr>
      <w:r w:rsidRPr="00536A82">
        <w:rPr>
          <w:lang w:val="en-US"/>
        </w:rPr>
        <w:t>The deploy</w:t>
      </w:r>
      <w:r w:rsidR="005F68E0">
        <w:rPr>
          <w:lang w:val="en-US"/>
        </w:rPr>
        <w:t xml:space="preserve"> needs to implement</w:t>
      </w:r>
      <w:r>
        <w:rPr>
          <w:lang w:val="en-US"/>
        </w:rPr>
        <w:t xml:space="preserve"> four steps</w:t>
      </w:r>
      <w:r w:rsidRPr="00A76AAE">
        <w:rPr>
          <w:lang w:val="en-US"/>
        </w:rPr>
        <w:t>:</w:t>
      </w:r>
    </w:p>
    <w:p w14:paraId="75F7BBB0" w14:textId="77777777" w:rsidR="00772527" w:rsidRDefault="00772527" w:rsidP="00772527">
      <w:pPr>
        <w:pStyle w:val="PargrafodaLista"/>
        <w:numPr>
          <w:ilvl w:val="0"/>
          <w:numId w:val="5"/>
        </w:numPr>
        <w:rPr>
          <w:lang w:val="en-US"/>
        </w:rPr>
      </w:pPr>
      <w:r>
        <w:rPr>
          <w:lang w:val="en-US"/>
        </w:rPr>
        <w:t>Copy files to specific folder</w:t>
      </w:r>
    </w:p>
    <w:p w14:paraId="3BE84C5E" w14:textId="77777777" w:rsidR="00772527" w:rsidRPr="00F8608E" w:rsidRDefault="00772527" w:rsidP="00772527">
      <w:pPr>
        <w:pStyle w:val="PargrafodaLista"/>
        <w:numPr>
          <w:ilvl w:val="0"/>
          <w:numId w:val="5"/>
        </w:numPr>
        <w:rPr>
          <w:lang w:val="en-US"/>
        </w:rPr>
      </w:pPr>
      <w:r>
        <w:rPr>
          <w:lang w:val="en-US"/>
        </w:rPr>
        <w:t>Automatic edition, for configurations</w:t>
      </w:r>
    </w:p>
    <w:p w14:paraId="59C68EAF" w14:textId="77777777" w:rsidR="00772527" w:rsidRPr="00F8608E" w:rsidRDefault="00772527" w:rsidP="00772527">
      <w:pPr>
        <w:pStyle w:val="PargrafodaLista"/>
        <w:numPr>
          <w:ilvl w:val="0"/>
          <w:numId w:val="5"/>
        </w:numPr>
        <w:rPr>
          <w:lang w:val="en-US"/>
        </w:rPr>
      </w:pPr>
      <w:r>
        <w:rPr>
          <w:lang w:val="en-US"/>
        </w:rPr>
        <w:t>Zip generation</w:t>
      </w:r>
    </w:p>
    <w:p w14:paraId="315CB5ED" w14:textId="7BB805F9" w:rsidR="00772527" w:rsidRPr="005F68E0" w:rsidRDefault="00772527" w:rsidP="00772527">
      <w:pPr>
        <w:pStyle w:val="PargrafodaLista"/>
        <w:numPr>
          <w:ilvl w:val="0"/>
          <w:numId w:val="5"/>
        </w:numPr>
      </w:pPr>
      <w:r w:rsidRPr="00A76AAE">
        <w:rPr>
          <w:lang w:val="en-US"/>
        </w:rPr>
        <w:t>Upload zip to the box</w:t>
      </w:r>
    </w:p>
    <w:p w14:paraId="4CBC2395" w14:textId="3D3D0F31" w:rsidR="00772527" w:rsidRDefault="00772527" w:rsidP="00772527">
      <w:pPr>
        <w:keepNext/>
        <w:rPr>
          <w:noProof/>
          <w:lang w:val="en-US" w:eastAsia="pt-PT"/>
        </w:rPr>
      </w:pPr>
      <w:r w:rsidRPr="00A76AAE">
        <w:rPr>
          <w:noProof/>
          <w:lang w:val="en-US" w:eastAsia="pt-PT"/>
        </w:rPr>
        <w:lastRenderedPageBreak/>
        <w:t xml:space="preserve">The process </w:t>
      </w:r>
      <w:r w:rsidR="005F68E0">
        <w:rPr>
          <w:noProof/>
          <w:lang w:val="en-US" w:eastAsia="pt-PT"/>
        </w:rPr>
        <w:t>uses</w:t>
      </w:r>
      <w:r w:rsidRPr="00A76AAE">
        <w:rPr>
          <w:noProof/>
          <w:lang w:val="en-US" w:eastAsia="pt-PT"/>
        </w:rPr>
        <w:t xml:space="preserve"> a several configurations</w:t>
      </w:r>
      <w:r w:rsidR="005F68E0">
        <w:rPr>
          <w:noProof/>
          <w:lang w:val="en-US" w:eastAsia="pt-PT"/>
        </w:rPr>
        <w:t>, to support this</w:t>
      </w:r>
      <w:r w:rsidRPr="00A76AAE">
        <w:rPr>
          <w:noProof/>
          <w:lang w:val="en-US" w:eastAsia="pt-PT"/>
        </w:rPr>
        <w:t xml:space="preserve"> wa</w:t>
      </w:r>
      <w:r w:rsidR="00EC2335">
        <w:rPr>
          <w:noProof/>
          <w:lang w:val="en-US" w:eastAsia="pt-PT"/>
        </w:rPr>
        <w:t>s created a page for manage deploy configurations</w:t>
      </w:r>
      <w:r w:rsidRPr="00A76AAE">
        <w:rPr>
          <w:noProof/>
          <w:lang w:val="en-US" w:eastAsia="pt-PT"/>
        </w:rPr>
        <w:t>.</w:t>
      </w:r>
      <w:r>
        <w:rPr>
          <w:noProof/>
          <w:lang w:val="en-US" w:eastAsia="pt-PT"/>
        </w:rPr>
        <w:t xml:space="preserve"> Figure 1</w:t>
      </w:r>
      <w:r w:rsidR="00EC2335">
        <w:rPr>
          <w:noProof/>
          <w:lang w:val="en-US" w:eastAsia="pt-PT"/>
        </w:rPr>
        <w:t>5</w:t>
      </w:r>
      <w:r>
        <w:rPr>
          <w:noProof/>
          <w:lang w:val="en-US" w:eastAsia="pt-PT"/>
        </w:rPr>
        <w:t xml:space="preserve"> shows the configuration window.</w:t>
      </w: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eastAsia="pt-PT"/>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5555" cy="4788499"/>
                    </a:xfrm>
                    <a:prstGeom prst="rect">
                      <a:avLst/>
                    </a:prstGeom>
                  </pic:spPr>
                </pic:pic>
              </a:graphicData>
            </a:graphic>
          </wp:inline>
        </w:drawing>
      </w:r>
    </w:p>
    <w:p w14:paraId="727DAC88" w14:textId="06BC59BE" w:rsidR="00772527" w:rsidRDefault="00772527" w:rsidP="00772527">
      <w:pPr>
        <w:pStyle w:val="Legenda"/>
        <w:jc w:val="center"/>
        <w:rPr>
          <w:lang w:val="en-US"/>
        </w:rPr>
      </w:pPr>
      <w:bookmarkStart w:id="50" w:name="_Toc466411237"/>
      <w:r w:rsidRPr="006D0941">
        <w:rPr>
          <w:lang w:val="en-US"/>
        </w:rPr>
        <w:t xml:space="preserve">Figure </w:t>
      </w:r>
      <w:r>
        <w:fldChar w:fldCharType="begin"/>
      </w:r>
      <w:r w:rsidRPr="006D0941">
        <w:rPr>
          <w:lang w:val="en-US"/>
        </w:rPr>
        <w:instrText xml:space="preserve"> SEQ Figure \* ARABIC </w:instrText>
      </w:r>
      <w:r>
        <w:fldChar w:fldCharType="separate"/>
      </w:r>
      <w:r w:rsidR="00501B79">
        <w:rPr>
          <w:noProof/>
          <w:lang w:val="en-US"/>
        </w:rPr>
        <w:t>15</w:t>
      </w:r>
      <w:r>
        <w:fldChar w:fldCharType="end"/>
      </w:r>
      <w:r w:rsidRPr="006D0941">
        <w:rPr>
          <w:lang w:val="en-US"/>
        </w:rPr>
        <w:t xml:space="preserve"> - </w:t>
      </w:r>
      <w:r w:rsidRPr="00A76AAE">
        <w:rPr>
          <w:lang w:val="en-US"/>
        </w:rPr>
        <w:t>Configurations Window</w:t>
      </w:r>
      <w:bookmarkEnd w:id="50"/>
    </w:p>
    <w:p w14:paraId="5A50C2DC" w14:textId="4C94C1D3" w:rsidR="00772527" w:rsidRDefault="00772527" w:rsidP="00772527">
      <w:pPr>
        <w:rPr>
          <w:lang w:val="en-US"/>
        </w:rPr>
      </w:pPr>
      <w:r>
        <w:rPr>
          <w:lang w:val="en-US"/>
        </w:rPr>
        <w:t>The upload</w:t>
      </w:r>
      <w:r w:rsidR="00EC2335">
        <w:rPr>
          <w:lang w:val="en-US"/>
        </w:rPr>
        <w:t xml:space="preserve"> step</w:t>
      </w:r>
      <w:r>
        <w:rPr>
          <w:lang w:val="en-US"/>
        </w:rPr>
        <w:t xml:space="preserve"> needs the</w:t>
      </w:r>
      <w:r w:rsidR="00EC2335">
        <w:rPr>
          <w:lang w:val="en-US"/>
        </w:rPr>
        <w:t xml:space="preserve"> developer</w:t>
      </w:r>
      <w:r>
        <w:rPr>
          <w:lang w:val="en-US"/>
        </w:rPr>
        <w:t xml:space="preserve"> user and password</w:t>
      </w:r>
      <w:r w:rsidR="00EC2335">
        <w:rPr>
          <w:lang w:val="en-US"/>
        </w:rPr>
        <w:t xml:space="preserve"> of the box to </w:t>
      </w:r>
      <w:r>
        <w:rPr>
          <w:lang w:val="en-US"/>
        </w:rPr>
        <w:t>access http port. The optimize</w:t>
      </w:r>
      <w:r w:rsidR="00EC2335">
        <w:rPr>
          <w:lang w:val="en-US"/>
        </w:rPr>
        <w:t xml:space="preserve"> configuration</w:t>
      </w:r>
      <w:r>
        <w:rPr>
          <w:lang w:val="en-US"/>
        </w:rPr>
        <w:t xml:space="preserve"> will</w:t>
      </w:r>
      <w:r w:rsidR="00EC2335">
        <w:rPr>
          <w:lang w:val="en-US"/>
        </w:rPr>
        <w:t xml:space="preserve"> add an extra task that</w:t>
      </w:r>
      <w:r>
        <w:rPr>
          <w:lang w:val="en-US"/>
        </w:rPr>
        <w:t xml:space="preserve"> remove</w:t>
      </w:r>
      <w:r w:rsidR="00EC2335">
        <w:rPr>
          <w:lang w:val="en-US"/>
        </w:rPr>
        <w:t>s</w:t>
      </w:r>
      <w:r>
        <w:rPr>
          <w:lang w:val="en-US"/>
        </w:rPr>
        <w:t xml:space="preserve"> comments, empty lines and extra spaces. The includes</w:t>
      </w:r>
      <w:r w:rsidR="00EC2335">
        <w:rPr>
          <w:lang w:val="en-US"/>
        </w:rPr>
        <w:t xml:space="preserve"> section </w:t>
      </w:r>
      <w:r>
        <w:rPr>
          <w:lang w:val="en-US"/>
        </w:rPr>
        <w:t>is the</w:t>
      </w:r>
      <w:r w:rsidR="00EC2335">
        <w:rPr>
          <w:lang w:val="en-US"/>
        </w:rPr>
        <w:t xml:space="preserve"> list of</w:t>
      </w:r>
      <w:r>
        <w:rPr>
          <w:lang w:val="en-US"/>
        </w:rPr>
        <w:t xml:space="preserve"> sub folders to include in the zip. The exclude</w:t>
      </w:r>
      <w:r w:rsidR="00EC2335">
        <w:rPr>
          <w:lang w:val="en-US"/>
        </w:rPr>
        <w:t xml:space="preserve"> section </w:t>
      </w:r>
      <w:r>
        <w:rPr>
          <w:lang w:val="en-US"/>
        </w:rPr>
        <w:t>is the</w:t>
      </w:r>
      <w:r w:rsidR="00EC2335">
        <w:rPr>
          <w:lang w:val="en-US"/>
        </w:rPr>
        <w:t xml:space="preserve"> list of</w:t>
      </w:r>
      <w:r>
        <w:rPr>
          <w:lang w:val="en-US"/>
        </w:rPr>
        <w:t xml:space="preserve"> sub folders to delete (for unit tests</w:t>
      </w:r>
      <w:r w:rsidR="00EC2335">
        <w:rPr>
          <w:lang w:val="en-US"/>
        </w:rPr>
        <w:t xml:space="preserve"> purposes</w:t>
      </w:r>
      <w:r>
        <w:rPr>
          <w:lang w:val="en-US"/>
        </w:rPr>
        <w:t>). The extra configs</w:t>
      </w:r>
      <w:r w:rsidR="00EC2335">
        <w:rPr>
          <w:lang w:val="en-US"/>
        </w:rPr>
        <w:t xml:space="preserve"> section</w:t>
      </w:r>
      <w:r>
        <w:rPr>
          <w:lang w:val="en-US"/>
        </w:rPr>
        <w:t xml:space="preserve"> is </w:t>
      </w:r>
      <w:r w:rsidR="00EC2335">
        <w:rPr>
          <w:lang w:val="en-US"/>
        </w:rPr>
        <w:t>for</w:t>
      </w:r>
      <w:r>
        <w:rPr>
          <w:lang w:val="en-US"/>
        </w:rPr>
        <w:t xml:space="preserve"> use in replaces. The replaces is to replace code on files (allows to inject build configurations</w:t>
      </w:r>
      <w:r w:rsidR="00EC2335">
        <w:rPr>
          <w:lang w:val="en-US"/>
        </w:rPr>
        <w:t>, replacing code</w:t>
      </w:r>
      <w:r>
        <w:rPr>
          <w:lang w:val="en-US"/>
        </w:rPr>
        <w:t>).</w:t>
      </w:r>
    </w:p>
    <w:p w14:paraId="675049A9" w14:textId="35D59A1C" w:rsidR="00772527" w:rsidRPr="006B6EA4" w:rsidRDefault="00EC2335" w:rsidP="00772527">
      <w:pPr>
        <w:rPr>
          <w:lang w:val="en-US"/>
        </w:rPr>
      </w:pPr>
      <w:r>
        <w:rPr>
          <w:lang w:val="en-US"/>
        </w:rPr>
        <w:t>SkyStore App is deployed using Coffee Script, t</w:t>
      </w:r>
      <w:r w:rsidR="00772527">
        <w:rPr>
          <w:lang w:val="en-US"/>
        </w:rPr>
        <w:t xml:space="preserve">o maintain </w:t>
      </w:r>
      <w:r w:rsidR="00772527" w:rsidRPr="006B6EA4">
        <w:rPr>
          <w:lang w:val="en-US"/>
        </w:rPr>
        <w:t>compatibility</w:t>
      </w:r>
      <w:r w:rsidR="00772527">
        <w:rPr>
          <w:lang w:val="en-US"/>
        </w:rPr>
        <w:t xml:space="preserve"> with SkyStore and other Roku apps that is deployed using make files or other command line tools, was created a graphical component that allows to use Cygwin console</w:t>
      </w:r>
      <w:r w:rsidR="00772527" w:rsidRPr="006B6EA4">
        <w:rPr>
          <w:lang w:val="en-US"/>
        </w:rPr>
        <w:t>.</w:t>
      </w:r>
      <w:r w:rsidR="00772527">
        <w:rPr>
          <w:lang w:val="en-US"/>
        </w:rPr>
        <w:t xml:space="preserve"> Figure 1</w:t>
      </w:r>
      <w:r>
        <w:rPr>
          <w:lang w:val="en-US"/>
        </w:rPr>
        <w:t>6</w:t>
      </w:r>
      <w:r w:rsidR="00772527">
        <w:rPr>
          <w:lang w:val="en-US"/>
        </w:rPr>
        <w:t xml:space="preserve"> shows the Cygwin console window.</w:t>
      </w:r>
    </w:p>
    <w:p w14:paraId="0E26CD23" w14:textId="77777777" w:rsidR="00772527" w:rsidRDefault="00772527" w:rsidP="00772527">
      <w:pPr>
        <w:keepNext/>
        <w:jc w:val="center"/>
      </w:pPr>
      <w:r w:rsidRPr="00F8608E">
        <w:rPr>
          <w:noProof/>
          <w:lang w:eastAsia="pt-PT"/>
        </w:rPr>
        <w:lastRenderedPageBreak/>
        <w:drawing>
          <wp:inline distT="0" distB="0" distL="0" distR="0" wp14:anchorId="10B0069E" wp14:editId="4BFAA62D">
            <wp:extent cx="2901976" cy="41222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9563" cy="4133072"/>
                    </a:xfrm>
                    <a:prstGeom prst="rect">
                      <a:avLst/>
                    </a:prstGeom>
                  </pic:spPr>
                </pic:pic>
              </a:graphicData>
            </a:graphic>
          </wp:inline>
        </w:drawing>
      </w:r>
    </w:p>
    <w:p w14:paraId="01986B0B" w14:textId="67CD670A" w:rsidR="00772527" w:rsidRPr="00F8608E" w:rsidRDefault="00772527" w:rsidP="00772527">
      <w:pPr>
        <w:pStyle w:val="Legenda"/>
        <w:jc w:val="center"/>
        <w:rPr>
          <w:lang w:val="en-US"/>
        </w:rPr>
      </w:pPr>
      <w:bookmarkStart w:id="51" w:name="_Toc466411238"/>
      <w:r>
        <w:t xml:space="preserve">Figure </w:t>
      </w:r>
      <w:r>
        <w:fldChar w:fldCharType="begin"/>
      </w:r>
      <w:r>
        <w:instrText xml:space="preserve"> SEQ Figure \* ARABIC </w:instrText>
      </w:r>
      <w:r>
        <w:fldChar w:fldCharType="separate"/>
      </w:r>
      <w:r w:rsidR="00501B79">
        <w:rPr>
          <w:noProof/>
        </w:rPr>
        <w:t>16</w:t>
      </w:r>
      <w:r>
        <w:fldChar w:fldCharType="end"/>
      </w:r>
      <w:r>
        <w:t xml:space="preserve"> - Cygwin console</w:t>
      </w:r>
      <w:bookmarkEnd w:id="51"/>
    </w:p>
    <w:p w14:paraId="22E6FE91" w14:textId="77777777" w:rsidR="00772527" w:rsidRPr="00772527" w:rsidRDefault="00772527" w:rsidP="00772527">
      <w:pPr>
        <w:rPr>
          <w:lang w:val="en-US"/>
        </w:rPr>
      </w:pPr>
    </w:p>
    <w:p w14:paraId="5E2B1398" w14:textId="3ECDCF67" w:rsidR="007864C6" w:rsidRDefault="00772527" w:rsidP="007864C6">
      <w:pPr>
        <w:pStyle w:val="Cabealho2"/>
        <w:rPr>
          <w:lang w:val="en-US"/>
        </w:rPr>
      </w:pPr>
      <w:bookmarkStart w:id="52" w:name="_Toc466407014"/>
      <w:r>
        <w:rPr>
          <w:lang w:val="en-US"/>
        </w:rPr>
        <w:t>Remote</w:t>
      </w:r>
      <w:bookmarkEnd w:id="52"/>
    </w:p>
    <w:p w14:paraId="3DC60339" w14:textId="551984EE" w:rsidR="00B520A3" w:rsidRDefault="00EC2335" w:rsidP="00B520A3">
      <w:pPr>
        <w:rPr>
          <w:lang w:val="en-US"/>
        </w:rPr>
      </w:pPr>
      <w:r>
        <w:rPr>
          <w:lang w:val="en-US"/>
        </w:rPr>
        <w:t>Roku boxes accept remote commands over</w:t>
      </w:r>
      <w:r w:rsidR="00B520A3">
        <w:rPr>
          <w:lang w:val="en-US"/>
        </w:rPr>
        <w:t xml:space="preserve"> http</w:t>
      </w:r>
      <w:r>
        <w:rPr>
          <w:lang w:val="en-US"/>
        </w:rPr>
        <w:t>, using this feacture</w:t>
      </w:r>
      <w:r w:rsidR="00B520A3">
        <w:rPr>
          <w:lang w:val="en-US"/>
        </w:rPr>
        <w:t xml:space="preserve"> we build a remote component, that allows to control the box form the PC.</w:t>
      </w:r>
    </w:p>
    <w:p w14:paraId="629FBD10" w14:textId="792A3604" w:rsidR="006E112F" w:rsidRPr="006D0941" w:rsidRDefault="00B520A3" w:rsidP="00B520A3">
      <w:pPr>
        <w:rPr>
          <w:lang w:val="en-US"/>
        </w:rPr>
      </w:pPr>
      <w:r>
        <w:rPr>
          <w:lang w:val="en-US"/>
        </w:rPr>
        <w:t>The remote has the corresponding buttons and a text box that allows to send text to the box.</w:t>
      </w:r>
      <w:r w:rsidR="00D27CC5">
        <w:rPr>
          <w:lang w:val="en-US"/>
        </w:rPr>
        <w:t xml:space="preserve"> Figure 1</w:t>
      </w:r>
      <w:r w:rsidR="00EC2335">
        <w:rPr>
          <w:lang w:val="en-US"/>
        </w:rPr>
        <w:t>7</w:t>
      </w:r>
      <w:r w:rsidR="00D27CC5">
        <w:rPr>
          <w:lang w:val="en-US"/>
        </w:rPr>
        <w:t xml:space="preserve"> shows remote window.</w:t>
      </w:r>
    </w:p>
    <w:p w14:paraId="60C09363" w14:textId="77777777" w:rsidR="00B520A3" w:rsidRDefault="006E112F" w:rsidP="00B520A3">
      <w:pPr>
        <w:keepNext/>
        <w:jc w:val="center"/>
      </w:pPr>
      <w:r w:rsidRPr="00F8608E">
        <w:rPr>
          <w:noProof/>
          <w:lang w:eastAsia="pt-PT"/>
        </w:rPr>
        <w:lastRenderedPageBreak/>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0289" cy="2630560"/>
                    </a:xfrm>
                    <a:prstGeom prst="rect">
                      <a:avLst/>
                    </a:prstGeom>
                  </pic:spPr>
                </pic:pic>
              </a:graphicData>
            </a:graphic>
          </wp:inline>
        </w:drawing>
      </w:r>
    </w:p>
    <w:p w14:paraId="374A3F78" w14:textId="04B9146B" w:rsidR="006E112F" w:rsidRPr="00F8608E" w:rsidRDefault="00B520A3" w:rsidP="00B520A3">
      <w:pPr>
        <w:pStyle w:val="Legenda"/>
        <w:jc w:val="center"/>
        <w:rPr>
          <w:lang w:val="en-US"/>
        </w:rPr>
      </w:pPr>
      <w:bookmarkStart w:id="53" w:name="_Toc466411239"/>
      <w:r>
        <w:t xml:space="preserve">Figure </w:t>
      </w:r>
      <w:r>
        <w:fldChar w:fldCharType="begin"/>
      </w:r>
      <w:r>
        <w:instrText xml:space="preserve"> SEQ Figure \* ARABIC </w:instrText>
      </w:r>
      <w:r>
        <w:fldChar w:fldCharType="separate"/>
      </w:r>
      <w:r w:rsidR="00501B79">
        <w:rPr>
          <w:noProof/>
        </w:rPr>
        <w:t>17</w:t>
      </w:r>
      <w:r>
        <w:fldChar w:fldCharType="end"/>
      </w:r>
      <w:r>
        <w:t xml:space="preserve"> - </w:t>
      </w:r>
      <w:r w:rsidRPr="00B520A3">
        <w:rPr>
          <w:lang w:val="en-US"/>
        </w:rPr>
        <w:t>Remote</w:t>
      </w:r>
      <w:bookmarkEnd w:id="53"/>
    </w:p>
    <w:p w14:paraId="099BD413" w14:textId="7CB7AD63" w:rsidR="004415E7" w:rsidRDefault="004415E7">
      <w:pPr>
        <w:jc w:val="left"/>
        <w:rPr>
          <w:lang w:val="en-US"/>
        </w:rPr>
      </w:pPr>
      <w:r>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54" w:name="_Toc466407015"/>
      <w:r w:rsidRPr="005C5320">
        <w:rPr>
          <w:lang w:val="en-US"/>
        </w:rPr>
        <w:t>Visual Studio Plugin</w:t>
      </w:r>
      <w:bookmarkEnd w:id="54"/>
    </w:p>
    <w:p w14:paraId="78D76A95" w14:textId="77777777" w:rsidR="005C5320" w:rsidRPr="00ED5CF6" w:rsidRDefault="005C5320" w:rsidP="005C5320">
      <w:pPr>
        <w:rPr>
          <w:lang w:val="en-US"/>
        </w:rPr>
      </w:pPr>
    </w:p>
    <w:p w14:paraId="7B20CCF6" w14:textId="3C4D3940" w:rsidR="005C5320" w:rsidRDefault="005C5320" w:rsidP="005C5320">
      <w:pPr>
        <w:rPr>
          <w:lang w:val="en-US"/>
        </w:rPr>
      </w:pPr>
      <w:r>
        <w:rPr>
          <w:lang w:val="en-US"/>
        </w:rPr>
        <w:t>The Visual Studio has four different components, the project type, the builder/deploy, the editor extensions and the debugger.</w:t>
      </w:r>
    </w:p>
    <w:p w14:paraId="0B02D62E" w14:textId="77777777" w:rsidR="007C325C" w:rsidRDefault="007402DA" w:rsidP="005C5320">
      <w:pPr>
        <w:rPr>
          <w:lang w:val="en-US"/>
        </w:rPr>
      </w:pPr>
      <w:r>
        <w:rPr>
          <w:lang w:val="en-US"/>
        </w:rPr>
        <w:t xml:space="preserve">Visual Studio has several ways of extend his behavior. </w:t>
      </w:r>
      <w:r w:rsidR="007C325C">
        <w:rPr>
          <w:lang w:val="en-US"/>
        </w:rPr>
        <w:t xml:space="preserve">We are using “MefComponent”, “VsPackage”, “ProjectTemplate” and “ItemTemplate”. </w:t>
      </w:r>
    </w:p>
    <w:p w14:paraId="799A2C88" w14:textId="3A0C5C2D" w:rsidR="007402DA" w:rsidRDefault="007C325C" w:rsidP="005C5320">
      <w:pPr>
        <w:rPr>
          <w:lang w:val="en-US"/>
        </w:rPr>
      </w:pPr>
      <w:r>
        <w:rPr>
          <w:lang w:val="en-US"/>
        </w:rPr>
        <w:t xml:space="preserve">The “MefComponent” uses Mef </w:t>
      </w:r>
      <w:sdt>
        <w:sdtPr>
          <w:rPr>
            <w:lang w:val="en-US"/>
          </w:rPr>
          <w:id w:val="-1014068015"/>
          <w:citation/>
        </w:sdtPr>
        <w:sdtContent>
          <w:r>
            <w:rPr>
              <w:lang w:val="en-US"/>
            </w:rPr>
            <w:fldChar w:fldCharType="begin"/>
          </w:r>
          <w:r w:rsidRPr="007C325C">
            <w:rPr>
              <w:lang w:val="en-US"/>
            </w:rPr>
            <w:instrText xml:space="preserve"> CITATION MEF \l 2070 </w:instrText>
          </w:r>
          <w:r>
            <w:rPr>
              <w:lang w:val="en-US"/>
            </w:rPr>
            <w:fldChar w:fldCharType="separate"/>
          </w:r>
          <w:r w:rsidR="006F683C" w:rsidRPr="006F683C">
            <w:rPr>
              <w:noProof/>
              <w:lang w:val="en-US"/>
            </w:rPr>
            <w:t>[13]</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95186D0" w14:textId="66235289" w:rsidR="007C325C" w:rsidRDefault="007C325C" w:rsidP="005C5320">
      <w:pPr>
        <w:rPr>
          <w:lang w:val="en-US"/>
        </w:rPr>
      </w:pPr>
      <w:r>
        <w:rPr>
          <w:lang w:val="en-US"/>
        </w:rPr>
        <w:t>The “</w:t>
      </w:r>
      <w:r w:rsidRPr="00BD4D14">
        <w:rPr>
          <w:i/>
          <w:lang w:val="en-US"/>
        </w:rPr>
        <w:t>VsPackage</w:t>
      </w:r>
      <w:r>
        <w:rPr>
          <w:lang w:val="en-US"/>
        </w:rPr>
        <w:t>” uses an implementation of “</w:t>
      </w:r>
      <w:r w:rsidRPr="00BD4D14">
        <w:rPr>
          <w:i/>
          <w:lang w:val="en-US"/>
        </w:rPr>
        <w:t>Package</w:t>
      </w:r>
      <w:r>
        <w:rPr>
          <w:lang w:val="en-US"/>
        </w:rPr>
        <w:t>” to register extensions.</w:t>
      </w:r>
    </w:p>
    <w:p w14:paraId="7422442F" w14:textId="0A88A639" w:rsidR="007C325C" w:rsidRDefault="007C325C" w:rsidP="005C5320">
      <w:pPr>
        <w:rPr>
          <w:lang w:val="en-US"/>
        </w:rPr>
      </w:pPr>
      <w:r>
        <w:rPr>
          <w:lang w:val="en-US"/>
        </w:rPr>
        <w:t>The “</w:t>
      </w:r>
      <w:r w:rsidRPr="00BD4D14">
        <w:rPr>
          <w:i/>
          <w:lang w:val="en-US"/>
        </w:rPr>
        <w:t>Project</w:t>
      </w:r>
      <w:r w:rsidR="003B06AA" w:rsidRPr="00BD4D14">
        <w:rPr>
          <w:i/>
          <w:lang w:val="en-US"/>
        </w:rPr>
        <w:t>Template</w:t>
      </w:r>
      <w:r w:rsidR="007B1C39">
        <w:rPr>
          <w:lang w:val="en-US"/>
        </w:rPr>
        <w:t>” exposes</w:t>
      </w:r>
      <w:r w:rsidR="003B06AA">
        <w:rPr>
          <w:lang w:val="en-US"/>
        </w:rPr>
        <w:t xml:space="preserve"> project templates to be used on project dialogs</w:t>
      </w:r>
      <w:r w:rsidR="00BD4D14">
        <w:rPr>
          <w:lang w:val="en-US"/>
        </w:rPr>
        <w:t>.</w:t>
      </w:r>
    </w:p>
    <w:p w14:paraId="216C2505" w14:textId="235DF1B5" w:rsidR="00BD4D14" w:rsidRPr="007C325C" w:rsidRDefault="00BD4D14" w:rsidP="005C5320">
      <w:pPr>
        <w:rPr>
          <w:lang w:val="en-US"/>
        </w:rPr>
      </w:pPr>
      <w:r>
        <w:rPr>
          <w:lang w:val="en-US"/>
        </w:rPr>
        <w:t>The “</w:t>
      </w:r>
      <w:r w:rsidRPr="00BD4D14">
        <w:rPr>
          <w:i/>
          <w:lang w:val="en-US"/>
        </w:rPr>
        <w:t>ItemTemplate</w:t>
      </w:r>
      <w:r>
        <w:rPr>
          <w:lang w:val="en-US"/>
        </w:rPr>
        <w:t>” exposes templates to be used on new item dialog.</w:t>
      </w:r>
    </w:p>
    <w:p w14:paraId="7B1DA298" w14:textId="5843BF78" w:rsidR="004415E7" w:rsidRDefault="004415E7" w:rsidP="004415E7">
      <w:pPr>
        <w:pStyle w:val="Cabealho2"/>
        <w:rPr>
          <w:lang w:val="en-US"/>
        </w:rPr>
      </w:pPr>
      <w:bookmarkStart w:id="55" w:name="_Toc466407016"/>
      <w:r>
        <w:rPr>
          <w:lang w:val="en-US"/>
        </w:rPr>
        <w:t>Project Type</w:t>
      </w:r>
      <w:bookmarkEnd w:id="55"/>
    </w:p>
    <w:p w14:paraId="3463FCDE" w14:textId="12D3C0E1" w:rsidR="005C5320" w:rsidRDefault="005C5320" w:rsidP="005C5320">
      <w:pPr>
        <w:rPr>
          <w:lang w:val="en-US"/>
        </w:rPr>
      </w:pPr>
      <w:r>
        <w:rPr>
          <w:lang w:val="en-US"/>
        </w:rPr>
        <w:t>The project type provides the templates to create the BrightScript project and for create the code files. The project type will provide the settings to show on UI and to be used by the other components.</w:t>
      </w:r>
    </w:p>
    <w:p w14:paraId="609B45D0" w14:textId="7F3F7C8B"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006F683C" w:rsidRPr="006F683C">
            <w:rPr>
              <w:noProof/>
              <w:lang w:val="en-US"/>
            </w:rPr>
            <w:t>[14]</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4731241F" w14:textId="599B87E5" w:rsidR="006D0941" w:rsidRDefault="006D0941" w:rsidP="005C5320">
      <w:pPr>
        <w:rPr>
          <w:lang w:val="en-US"/>
        </w:rPr>
      </w:pPr>
      <w:r>
        <w:rPr>
          <w:lang w:val="en-US"/>
        </w:rPr>
        <w:t>The project template defines the base “</w:t>
      </w:r>
      <w:r w:rsidRPr="007B1C39">
        <w:rPr>
          <w:i/>
          <w:lang w:val="en-US"/>
        </w:rPr>
        <w:t>bsproj</w:t>
      </w:r>
      <w:r>
        <w:rPr>
          <w:lang w:val="en-US"/>
        </w:rPr>
        <w:t>” that needs to be registered on plugin</w:t>
      </w:r>
      <w:r w:rsidR="0008412F">
        <w:rPr>
          <w:lang w:val="en-US"/>
        </w:rPr>
        <w:t xml:space="preserve"> to appears on new project dialog.</w:t>
      </w:r>
      <w:r w:rsidR="00D27CC5">
        <w:rPr>
          <w:lang w:val="en-US"/>
        </w:rPr>
        <w:t xml:space="preserve"> Figure 1</w:t>
      </w:r>
      <w:r w:rsidR="007B1C39">
        <w:rPr>
          <w:lang w:val="en-US"/>
        </w:rPr>
        <w:t>8</w:t>
      </w:r>
      <w:r w:rsidR="00D27CC5">
        <w:rPr>
          <w:lang w:val="en-US"/>
        </w:rPr>
        <w:t xml:space="preserve"> shows the project dialog window.</w:t>
      </w:r>
    </w:p>
    <w:p w14:paraId="67DC9FCE" w14:textId="77777777" w:rsidR="0008412F" w:rsidRPr="0008412F" w:rsidRDefault="006D0941" w:rsidP="0008412F">
      <w:pPr>
        <w:keepNext/>
        <w:jc w:val="center"/>
        <w:rPr>
          <w:lang w:val="en-US"/>
        </w:rPr>
      </w:pPr>
      <w:r w:rsidRPr="0008412F">
        <w:rPr>
          <w:noProof/>
          <w:lang w:eastAsia="pt-PT"/>
        </w:rPr>
        <w:lastRenderedPageBreak/>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475" cy="2614867"/>
                    </a:xfrm>
                    <a:prstGeom prst="rect">
                      <a:avLst/>
                    </a:prstGeom>
                  </pic:spPr>
                </pic:pic>
              </a:graphicData>
            </a:graphic>
          </wp:inline>
        </w:drawing>
      </w:r>
    </w:p>
    <w:p w14:paraId="698349E0" w14:textId="727542F6" w:rsidR="006D0941" w:rsidRPr="0008412F" w:rsidRDefault="0008412F" w:rsidP="0008412F">
      <w:pPr>
        <w:pStyle w:val="Legenda"/>
        <w:jc w:val="center"/>
        <w:rPr>
          <w:lang w:val="en-US"/>
        </w:rPr>
      </w:pPr>
      <w:bookmarkStart w:id="56" w:name="_Toc466411240"/>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501B79">
        <w:rPr>
          <w:noProof/>
          <w:lang w:val="en-US"/>
        </w:rPr>
        <w:t>18</w:t>
      </w:r>
      <w:r w:rsidRPr="0008412F">
        <w:rPr>
          <w:lang w:val="en-US"/>
        </w:rPr>
        <w:fldChar w:fldCharType="end"/>
      </w:r>
      <w:r w:rsidRPr="0008412F">
        <w:rPr>
          <w:lang w:val="en-US"/>
        </w:rPr>
        <w:t xml:space="preserve"> - Visual Studio project dialog</w:t>
      </w:r>
      <w:bookmarkEnd w:id="56"/>
    </w:p>
    <w:p w14:paraId="2F44525A" w14:textId="12B1BD30" w:rsidR="006D0941" w:rsidRPr="00A36E9D" w:rsidRDefault="006D0941" w:rsidP="006D0941">
      <w:pPr>
        <w:rPr>
          <w:lang w:val="en-US"/>
        </w:rPr>
      </w:pPr>
    </w:p>
    <w:p w14:paraId="47B38C0A" w14:textId="0A0449BD" w:rsidR="0008412F" w:rsidRPr="0008412F" w:rsidRDefault="0008412F" w:rsidP="006D0941">
      <w:pPr>
        <w:rPr>
          <w:lang w:val="en-US"/>
        </w:rPr>
      </w:pPr>
      <w:r w:rsidRPr="0008412F">
        <w:rPr>
          <w:lang w:val="en-US"/>
        </w:rPr>
        <w:t>The project template should h</w:t>
      </w:r>
      <w:r>
        <w:rPr>
          <w:lang w:val="en-US"/>
        </w:rPr>
        <w:t xml:space="preserve">ave the base code files to be </w:t>
      </w:r>
      <w:r w:rsidR="00A47BB6">
        <w:rPr>
          <w:lang w:val="en-US"/>
        </w:rPr>
        <w:t>added</w:t>
      </w:r>
      <w:r>
        <w:rPr>
          <w:lang w:val="en-US"/>
        </w:rPr>
        <w:t xml:space="preserve"> on project creation. We could define a project factory to inject code on templates.</w:t>
      </w:r>
      <w:r w:rsidR="00D27CC5">
        <w:rPr>
          <w:lang w:val="en-US"/>
        </w:rPr>
        <w:t xml:space="preserve"> Figure 1</w:t>
      </w:r>
      <w:r w:rsidR="007B1C39">
        <w:rPr>
          <w:lang w:val="en-US"/>
        </w:rPr>
        <w:t>9</w:t>
      </w:r>
      <w:r w:rsidR="00D27CC5">
        <w:rPr>
          <w:lang w:val="en-US"/>
        </w:rPr>
        <w:t xml:space="preserve"> 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216" cy="1166995"/>
                    </a:xfrm>
                    <a:prstGeom prst="rect">
                      <a:avLst/>
                    </a:prstGeom>
                  </pic:spPr>
                </pic:pic>
              </a:graphicData>
            </a:graphic>
          </wp:inline>
        </w:drawing>
      </w:r>
    </w:p>
    <w:p w14:paraId="40015041" w14:textId="21C58018" w:rsidR="006D0941" w:rsidRPr="0008412F" w:rsidRDefault="0008412F" w:rsidP="0008412F">
      <w:pPr>
        <w:pStyle w:val="Legenda"/>
        <w:jc w:val="center"/>
        <w:rPr>
          <w:lang w:val="en-US"/>
        </w:rPr>
      </w:pPr>
      <w:bookmarkStart w:id="57" w:name="_Toc466411241"/>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501B79">
        <w:rPr>
          <w:noProof/>
          <w:lang w:val="en-US"/>
        </w:rPr>
        <w:t>19</w:t>
      </w:r>
      <w:r w:rsidRPr="0008412F">
        <w:rPr>
          <w:lang w:val="en-US"/>
        </w:rPr>
        <w:fldChar w:fldCharType="end"/>
      </w:r>
      <w:r w:rsidR="00D344BD">
        <w:rPr>
          <w:lang w:val="en-US"/>
        </w:rPr>
        <w:t xml:space="preserve"> </w:t>
      </w:r>
      <w:r w:rsidRPr="0008412F">
        <w:rPr>
          <w:lang w:val="en-US"/>
        </w:rPr>
        <w:t>- Project created</w:t>
      </w:r>
      <w:bookmarkEnd w:id="57"/>
    </w:p>
    <w:p w14:paraId="40AA6E3B" w14:textId="4CA95BAC"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6F683C" w:rsidRPr="006F683C">
            <w:rPr>
              <w:noProof/>
              <w:lang w:val="en-US"/>
            </w:rPr>
            <w:t>[14]</w:t>
          </w:r>
          <w:r w:rsidR="0008412F">
            <w:rPr>
              <w:lang w:val="en-US"/>
            </w:rPr>
            <w:fldChar w:fldCharType="end"/>
          </w:r>
        </w:sdtContent>
      </w:sdt>
      <w:r w:rsidR="0008412F">
        <w:rPr>
          <w:lang w:val="en-US"/>
        </w:rPr>
        <w:t>, we need to define all ite</w:t>
      </w:r>
      <w:r>
        <w:rPr>
          <w:lang w:val="en-US"/>
        </w:rPr>
        <w:t>m templates and register them, for the code files appear in</w:t>
      </w:r>
      <w:r w:rsidR="0008412F">
        <w:rPr>
          <w:lang w:val="en-US"/>
        </w:rPr>
        <w:t xml:space="preserve"> solution explorer.</w:t>
      </w:r>
    </w:p>
    <w:p w14:paraId="5AEB07BF" w14:textId="7E3D7785" w:rsidR="006D0941" w:rsidRDefault="0008412F" w:rsidP="006D0941">
      <w:pPr>
        <w:rPr>
          <w:lang w:val="en-US"/>
        </w:rPr>
      </w:pPr>
      <w:r>
        <w:rPr>
          <w:lang w:val="en-US"/>
        </w:rPr>
        <w:t xml:space="preserve">The item templates </w:t>
      </w:r>
      <w:r w:rsidR="00C031F5">
        <w:rPr>
          <w:lang w:val="en-US"/>
        </w:rPr>
        <w:t>are</w:t>
      </w:r>
      <w:r>
        <w:rPr>
          <w:lang w:val="en-US"/>
        </w:rPr>
        <w:t xml:space="preserve"> base code file</w:t>
      </w:r>
      <w:r w:rsidR="00C031F5">
        <w:rPr>
          <w:lang w:val="en-US"/>
        </w:rPr>
        <w:t>s</w:t>
      </w:r>
      <w:r>
        <w:rPr>
          <w:lang w:val="en-US"/>
        </w:rPr>
        <w:t>, that appears on new item dialog and has the base code structure.</w:t>
      </w:r>
      <w:r w:rsidR="00D27CC5">
        <w:rPr>
          <w:lang w:val="en-US"/>
        </w:rPr>
        <w:t xml:space="preserve"> Figure </w:t>
      </w:r>
      <w:r w:rsidR="007B1C39">
        <w:rPr>
          <w:lang w:val="en-US"/>
        </w:rPr>
        <w:t>20</w:t>
      </w:r>
      <w:r w:rsidR="00D27CC5">
        <w:rPr>
          <w:lang w:val="en-US"/>
        </w:rPr>
        <w:t xml:space="preserve"> shows new item dialog. </w:t>
      </w:r>
    </w:p>
    <w:p w14:paraId="2B971056" w14:textId="77777777" w:rsidR="0008412F" w:rsidRDefault="006D0941" w:rsidP="0008412F">
      <w:pPr>
        <w:keepNext/>
        <w:jc w:val="center"/>
      </w:pPr>
      <w:r>
        <w:rPr>
          <w:noProof/>
          <w:lang w:eastAsia="pt-PT"/>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1314" cy="2842360"/>
                    </a:xfrm>
                    <a:prstGeom prst="rect">
                      <a:avLst/>
                    </a:prstGeom>
                  </pic:spPr>
                </pic:pic>
              </a:graphicData>
            </a:graphic>
          </wp:inline>
        </w:drawing>
      </w:r>
    </w:p>
    <w:p w14:paraId="3385810C" w14:textId="7B1E13E9" w:rsidR="006D0941" w:rsidRPr="00D344BD" w:rsidRDefault="0008412F" w:rsidP="0008412F">
      <w:pPr>
        <w:pStyle w:val="Legenda"/>
        <w:jc w:val="center"/>
        <w:rPr>
          <w:lang w:val="en-US"/>
        </w:rPr>
      </w:pPr>
      <w:bookmarkStart w:id="58" w:name="_Toc466411242"/>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501B79">
        <w:rPr>
          <w:noProof/>
          <w:lang w:val="en-US"/>
        </w:rPr>
        <w:t>20</w:t>
      </w:r>
      <w:r w:rsidRPr="009865B5">
        <w:rPr>
          <w:lang w:val="en-US"/>
        </w:rPr>
        <w:fldChar w:fldCharType="end"/>
      </w:r>
      <w:r w:rsidRPr="009865B5">
        <w:rPr>
          <w:lang w:val="en-US"/>
        </w:rPr>
        <w:t xml:space="preserve"> - New item dialog</w:t>
      </w:r>
      <w:bookmarkEnd w:id="58"/>
    </w:p>
    <w:p w14:paraId="60960FA1" w14:textId="20F01AFD" w:rsidR="0008412F" w:rsidRDefault="00D27CC5" w:rsidP="0008412F">
      <w:pPr>
        <w:rPr>
          <w:lang w:val="en-US"/>
        </w:rPr>
      </w:pPr>
      <w:r>
        <w:rPr>
          <w:lang w:val="en-US"/>
        </w:rPr>
        <w:t>Figure 2</w:t>
      </w:r>
      <w:r w:rsidR="007B1C39">
        <w:rPr>
          <w:lang w:val="en-US"/>
        </w:rPr>
        <w:t>1</w:t>
      </w:r>
      <w:r>
        <w:rPr>
          <w:lang w:val="en-US"/>
        </w:rPr>
        <w:t xml:space="preserve"> 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1444" cy="1261386"/>
                    </a:xfrm>
                    <a:prstGeom prst="rect">
                      <a:avLst/>
                    </a:prstGeom>
                  </pic:spPr>
                </pic:pic>
              </a:graphicData>
            </a:graphic>
          </wp:inline>
        </w:drawing>
      </w:r>
    </w:p>
    <w:p w14:paraId="1A0BB877" w14:textId="49298C5F" w:rsidR="0008412F" w:rsidRPr="00C031F5" w:rsidRDefault="0008412F" w:rsidP="0008412F">
      <w:pPr>
        <w:pStyle w:val="Legenda"/>
        <w:jc w:val="center"/>
        <w:rPr>
          <w:lang w:val="en-US"/>
        </w:rPr>
      </w:pPr>
      <w:bookmarkStart w:id="59" w:name="_Toc466411243"/>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501B79">
        <w:rPr>
          <w:noProof/>
          <w:lang w:val="en-US"/>
        </w:rPr>
        <w:t>21</w:t>
      </w:r>
      <w:r w:rsidRPr="00C031F5">
        <w:rPr>
          <w:lang w:val="en-US"/>
        </w:rPr>
        <w:fldChar w:fldCharType="end"/>
      </w:r>
      <w:r w:rsidRPr="00C031F5">
        <w:rPr>
          <w:lang w:val="en-US"/>
        </w:rPr>
        <w:t xml:space="preserve"> - Base code file</w:t>
      </w:r>
      <w:bookmarkEnd w:id="59"/>
    </w:p>
    <w:p w14:paraId="13E1F2C5" w14:textId="224D8870" w:rsidR="004415E7" w:rsidRDefault="004415E7" w:rsidP="004415E7">
      <w:pPr>
        <w:pStyle w:val="Cabealho2"/>
        <w:rPr>
          <w:lang w:val="en-US"/>
        </w:rPr>
      </w:pPr>
      <w:bookmarkStart w:id="60" w:name="_Toc466407017"/>
      <w:r>
        <w:rPr>
          <w:lang w:val="en-US"/>
        </w:rPr>
        <w:t>Builder/Deploy</w:t>
      </w:r>
      <w:bookmarkEnd w:id="60"/>
    </w:p>
    <w:p w14:paraId="779DC6C2" w14:textId="77777777" w:rsidR="000662AC" w:rsidRDefault="005C5320" w:rsidP="005C5320">
      <w:pPr>
        <w:rPr>
          <w:lang w:val="en-US"/>
        </w:rPr>
      </w:pPr>
      <w:r>
        <w:rPr>
          <w:lang w:val="en-US"/>
        </w:rPr>
        <w:t>The builder/deploy</w:t>
      </w:r>
      <w:r w:rsidR="000662AC">
        <w:rPr>
          <w:lang w:val="en-US"/>
        </w:rPr>
        <w:t xml:space="preserve"> component implement’s the following tasks:</w:t>
      </w:r>
    </w:p>
    <w:tbl>
      <w:tblPr>
        <w:tblStyle w:val="Tabelacomgrelha"/>
        <w:tblW w:w="0" w:type="auto"/>
        <w:tblLook w:val="04A0" w:firstRow="1" w:lastRow="0" w:firstColumn="1" w:lastColumn="0" w:noHBand="0" w:noVBand="1"/>
      </w:tblPr>
      <w:tblGrid>
        <w:gridCol w:w="2660"/>
        <w:gridCol w:w="6506"/>
      </w:tblGrid>
      <w:tr w:rsidR="000662AC" w14:paraId="5086D84F" w14:textId="77777777" w:rsidTr="00B0798A">
        <w:tc>
          <w:tcPr>
            <w:tcW w:w="2660" w:type="dxa"/>
            <w:shd w:val="clear" w:color="auto" w:fill="BFBFBF" w:themeFill="background1" w:themeFillShade="BF"/>
          </w:tcPr>
          <w:p w14:paraId="5E065AEC" w14:textId="774672D5" w:rsidR="000662AC" w:rsidRPr="00B0798A" w:rsidRDefault="000662AC" w:rsidP="005C5320">
            <w:pPr>
              <w:rPr>
                <w:b/>
                <w:lang w:val="en-US"/>
              </w:rPr>
            </w:pPr>
            <w:r w:rsidRPr="00B0798A">
              <w:rPr>
                <w:b/>
                <w:lang w:val="en-US"/>
              </w:rPr>
              <w:t>Task</w:t>
            </w:r>
          </w:p>
        </w:tc>
        <w:tc>
          <w:tcPr>
            <w:tcW w:w="6506" w:type="dxa"/>
            <w:shd w:val="clear" w:color="auto" w:fill="BFBFBF" w:themeFill="background1" w:themeFillShade="BF"/>
          </w:tcPr>
          <w:p w14:paraId="34DAFF74" w14:textId="5036BAD5" w:rsidR="000662AC" w:rsidRPr="00B0798A" w:rsidRDefault="000662AC" w:rsidP="005C5320">
            <w:pPr>
              <w:rPr>
                <w:b/>
                <w:lang w:val="en-US"/>
              </w:rPr>
            </w:pPr>
            <w:r w:rsidRPr="00B0798A">
              <w:rPr>
                <w:b/>
                <w:lang w:val="en-US"/>
              </w:rPr>
              <w:t>Description</w:t>
            </w:r>
          </w:p>
        </w:tc>
      </w:tr>
      <w:tr w:rsidR="000662AC" w:rsidRPr="00EB265F" w14:paraId="2E5CCC75" w14:textId="77777777" w:rsidTr="00B0798A">
        <w:tc>
          <w:tcPr>
            <w:tcW w:w="2660" w:type="dxa"/>
          </w:tcPr>
          <w:p w14:paraId="6025405D" w14:textId="315618FE" w:rsidR="000662AC" w:rsidRDefault="000662AC" w:rsidP="005C5320">
            <w:pPr>
              <w:rPr>
                <w:lang w:val="en-US"/>
              </w:rPr>
            </w:pPr>
            <w:r>
              <w:rPr>
                <w:lang w:val="en-US"/>
              </w:rPr>
              <w:t>CompileTask</w:t>
            </w:r>
          </w:p>
        </w:tc>
        <w:tc>
          <w:tcPr>
            <w:tcW w:w="6506" w:type="dxa"/>
          </w:tcPr>
          <w:p w14:paraId="10231EAF" w14:textId="64C3FF9E" w:rsidR="000662AC" w:rsidRDefault="006B12C9">
            <w:pPr>
              <w:rPr>
                <w:lang w:val="en-US"/>
              </w:rPr>
            </w:pPr>
            <w:r>
              <w:rPr>
                <w:lang w:val="en-US"/>
              </w:rPr>
              <w:t xml:space="preserve">Uses the Compiler to validate the code before deploy. </w:t>
            </w:r>
          </w:p>
        </w:tc>
      </w:tr>
      <w:tr w:rsidR="000662AC" w:rsidRPr="00EB265F" w14:paraId="305AF103" w14:textId="77777777" w:rsidTr="00B0798A">
        <w:tc>
          <w:tcPr>
            <w:tcW w:w="2660" w:type="dxa"/>
          </w:tcPr>
          <w:p w14:paraId="391C76C7" w14:textId="025EB121" w:rsidR="000662AC" w:rsidRDefault="006B12C9" w:rsidP="005C5320">
            <w:pPr>
              <w:rPr>
                <w:lang w:val="en-US"/>
              </w:rPr>
            </w:pPr>
            <w:r>
              <w:rPr>
                <w:lang w:val="en-US"/>
              </w:rPr>
              <w:t>CopyToOutputTask</w:t>
            </w:r>
          </w:p>
        </w:tc>
        <w:tc>
          <w:tcPr>
            <w:tcW w:w="6506" w:type="dxa"/>
          </w:tcPr>
          <w:p w14:paraId="140574B5" w14:textId="55633947" w:rsidR="000662AC" w:rsidRDefault="006B12C9">
            <w:pPr>
              <w:rPr>
                <w:lang w:val="en-US"/>
              </w:rPr>
            </w:pPr>
            <w:r>
              <w:rPr>
                <w:lang w:val="en-US"/>
              </w:rPr>
              <w:t>Copy files to output path</w:t>
            </w:r>
          </w:p>
        </w:tc>
      </w:tr>
      <w:tr w:rsidR="006B12C9" w:rsidRPr="00EB265F" w14:paraId="439C1F8F" w14:textId="77777777" w:rsidTr="000662AC">
        <w:tc>
          <w:tcPr>
            <w:tcW w:w="2660" w:type="dxa"/>
          </w:tcPr>
          <w:p w14:paraId="680BABF6" w14:textId="667C940F" w:rsidR="006B12C9" w:rsidRDefault="006B12C9" w:rsidP="005C5320">
            <w:pPr>
              <w:rPr>
                <w:lang w:val="en-US"/>
              </w:rPr>
            </w:pPr>
            <w:r>
              <w:rPr>
                <w:lang w:val="en-US"/>
              </w:rPr>
              <w:t>GitVersionTask</w:t>
            </w:r>
          </w:p>
        </w:tc>
        <w:tc>
          <w:tcPr>
            <w:tcW w:w="6506" w:type="dxa"/>
          </w:tcPr>
          <w:p w14:paraId="22D0E98A" w14:textId="29D7C998" w:rsidR="006B12C9" w:rsidRDefault="006B12C9">
            <w:pPr>
              <w:rPr>
                <w:lang w:val="en-US"/>
              </w:rPr>
            </w:pPr>
            <w:r>
              <w:rPr>
                <w:lang w:val="en-US"/>
              </w:rPr>
              <w:t>Generates a output parameter width last tag from Git repository</w:t>
            </w:r>
          </w:p>
        </w:tc>
      </w:tr>
      <w:tr w:rsidR="006B12C9" w:rsidRPr="00EB265F" w14:paraId="118EE6F8" w14:textId="77777777" w:rsidTr="000662AC">
        <w:tc>
          <w:tcPr>
            <w:tcW w:w="2660" w:type="dxa"/>
          </w:tcPr>
          <w:p w14:paraId="2C3EC86C" w14:textId="69C9BCEC" w:rsidR="006B12C9" w:rsidRDefault="006B12C9" w:rsidP="005C5320">
            <w:pPr>
              <w:rPr>
                <w:lang w:val="en-US"/>
              </w:rPr>
            </w:pPr>
            <w:r>
              <w:rPr>
                <w:lang w:val="en-US"/>
              </w:rPr>
              <w:t>ManifestTask</w:t>
            </w:r>
          </w:p>
        </w:tc>
        <w:tc>
          <w:tcPr>
            <w:tcW w:w="6506" w:type="dxa"/>
          </w:tcPr>
          <w:p w14:paraId="7F9BA827" w14:textId="36E6C558" w:rsidR="006B12C9" w:rsidRDefault="006B12C9" w:rsidP="005C5320">
            <w:pPr>
              <w:rPr>
                <w:lang w:val="en-US"/>
              </w:rPr>
            </w:pPr>
            <w:r>
              <w:rPr>
                <w:lang w:val="en-US"/>
              </w:rPr>
              <w:t>Edits manifest file replacing app name and version</w:t>
            </w:r>
          </w:p>
        </w:tc>
      </w:tr>
      <w:tr w:rsidR="006B12C9" w:rsidRPr="00EB265F" w14:paraId="61BD96A7" w14:textId="77777777" w:rsidTr="000662AC">
        <w:tc>
          <w:tcPr>
            <w:tcW w:w="2660" w:type="dxa"/>
          </w:tcPr>
          <w:p w14:paraId="74DD301D" w14:textId="781ABE3F" w:rsidR="006B12C9" w:rsidRDefault="006B12C9" w:rsidP="005C5320">
            <w:pPr>
              <w:rPr>
                <w:lang w:val="en-US"/>
              </w:rPr>
            </w:pPr>
            <w:r>
              <w:rPr>
                <w:lang w:val="en-US"/>
              </w:rPr>
              <w:t>ReplacesTask</w:t>
            </w:r>
          </w:p>
        </w:tc>
        <w:tc>
          <w:tcPr>
            <w:tcW w:w="6506" w:type="dxa"/>
          </w:tcPr>
          <w:p w14:paraId="648BC97C" w14:textId="6750C71E" w:rsidR="006B12C9" w:rsidRDefault="006B12C9" w:rsidP="005C5320">
            <w:pPr>
              <w:rPr>
                <w:lang w:val="en-US"/>
              </w:rPr>
            </w:pPr>
            <w:r>
              <w:rPr>
                <w:lang w:val="en-US"/>
              </w:rPr>
              <w:t>Replace specific file contents. Used to pass parameters for app</w:t>
            </w:r>
          </w:p>
        </w:tc>
      </w:tr>
      <w:tr w:rsidR="006B12C9" w:rsidRPr="00EB265F" w14:paraId="511F771B" w14:textId="77777777" w:rsidTr="000662AC">
        <w:tc>
          <w:tcPr>
            <w:tcW w:w="2660" w:type="dxa"/>
          </w:tcPr>
          <w:p w14:paraId="2553D169" w14:textId="77ADA2AD" w:rsidR="006B12C9" w:rsidRDefault="006B12C9" w:rsidP="005C5320">
            <w:pPr>
              <w:rPr>
                <w:lang w:val="en-US"/>
              </w:rPr>
            </w:pPr>
            <w:r>
              <w:rPr>
                <w:lang w:val="en-US"/>
              </w:rPr>
              <w:t>OptimizeTask</w:t>
            </w:r>
          </w:p>
        </w:tc>
        <w:tc>
          <w:tcPr>
            <w:tcW w:w="6506" w:type="dxa"/>
          </w:tcPr>
          <w:p w14:paraId="0FCAD11A" w14:textId="77777777" w:rsidR="006B12C9" w:rsidRDefault="006B12C9" w:rsidP="005C5320">
            <w:pPr>
              <w:rPr>
                <w:lang w:val="en-US"/>
              </w:rPr>
            </w:pPr>
            <w:r>
              <w:rPr>
                <w:lang w:val="en-US"/>
              </w:rPr>
              <w:t>Remove following code:</w:t>
            </w:r>
          </w:p>
          <w:p w14:paraId="4C23DB62" w14:textId="77777777" w:rsidR="006B12C9" w:rsidRDefault="00DC6366" w:rsidP="00B0798A">
            <w:pPr>
              <w:pStyle w:val="PargrafodaLista"/>
              <w:numPr>
                <w:ilvl w:val="0"/>
                <w:numId w:val="11"/>
              </w:numPr>
              <w:rPr>
                <w:lang w:val="en-US"/>
              </w:rPr>
            </w:pPr>
            <w:r>
              <w:rPr>
                <w:lang w:val="en-US"/>
              </w:rPr>
              <w:t>Empty lines</w:t>
            </w:r>
          </w:p>
          <w:p w14:paraId="584E56AA" w14:textId="77777777" w:rsidR="00DC6366" w:rsidRDefault="00DC6366" w:rsidP="00B0798A">
            <w:pPr>
              <w:pStyle w:val="PargrafodaLista"/>
              <w:numPr>
                <w:ilvl w:val="0"/>
                <w:numId w:val="11"/>
              </w:numPr>
              <w:rPr>
                <w:lang w:val="en-US"/>
              </w:rPr>
            </w:pPr>
            <w:r>
              <w:rPr>
                <w:lang w:val="en-US"/>
              </w:rPr>
              <w:t>Comments</w:t>
            </w:r>
          </w:p>
          <w:p w14:paraId="3167BFED" w14:textId="77777777" w:rsidR="00DC6366" w:rsidRDefault="00DC6366" w:rsidP="00B0798A">
            <w:pPr>
              <w:pStyle w:val="PargrafodaLista"/>
              <w:numPr>
                <w:ilvl w:val="0"/>
                <w:numId w:val="11"/>
              </w:numPr>
              <w:rPr>
                <w:lang w:val="en-US"/>
              </w:rPr>
            </w:pPr>
            <w:r>
              <w:rPr>
                <w:lang w:val="en-US"/>
              </w:rPr>
              <w:t>Duplicated spaces</w:t>
            </w:r>
          </w:p>
          <w:p w14:paraId="1B957E6A" w14:textId="56317649" w:rsidR="00DC6366" w:rsidRPr="006B12C9" w:rsidRDefault="00DC6366" w:rsidP="00B0798A">
            <w:pPr>
              <w:pStyle w:val="PargrafodaLista"/>
              <w:numPr>
                <w:ilvl w:val="0"/>
                <w:numId w:val="11"/>
              </w:numPr>
              <w:rPr>
                <w:lang w:val="en-US"/>
              </w:rPr>
            </w:pPr>
            <w:r>
              <w:rPr>
                <w:lang w:val="en-US"/>
              </w:rPr>
              <w:t>Code beteween ‘%--‘ and ‘--%’ tags</w:t>
            </w:r>
          </w:p>
        </w:tc>
      </w:tr>
      <w:tr w:rsidR="00DC6366" w:rsidRPr="00EB265F" w14:paraId="60F1B630" w14:textId="77777777" w:rsidTr="000662AC">
        <w:tc>
          <w:tcPr>
            <w:tcW w:w="2660" w:type="dxa"/>
          </w:tcPr>
          <w:p w14:paraId="22355A8C" w14:textId="3CC4723A" w:rsidR="00DC6366" w:rsidRDefault="00DC6366" w:rsidP="005C5320">
            <w:pPr>
              <w:rPr>
                <w:lang w:val="en-US"/>
              </w:rPr>
            </w:pPr>
            <w:r>
              <w:rPr>
                <w:lang w:val="en-US"/>
              </w:rPr>
              <w:lastRenderedPageBreak/>
              <w:t>ArchiveTask</w:t>
            </w:r>
          </w:p>
        </w:tc>
        <w:tc>
          <w:tcPr>
            <w:tcW w:w="6506" w:type="dxa"/>
          </w:tcPr>
          <w:p w14:paraId="73DF84AC" w14:textId="121644A4" w:rsidR="00DC6366" w:rsidRDefault="00DC6366" w:rsidP="005C5320">
            <w:pPr>
              <w:rPr>
                <w:lang w:val="en-US"/>
              </w:rPr>
            </w:pPr>
            <w:r>
              <w:rPr>
                <w:lang w:val="en-US"/>
              </w:rPr>
              <w:t>Generates the zip file to be deployed</w:t>
            </w:r>
          </w:p>
        </w:tc>
      </w:tr>
      <w:tr w:rsidR="00DC6366" w:rsidRPr="00EB265F" w14:paraId="4E046133" w14:textId="77777777" w:rsidTr="000662AC">
        <w:tc>
          <w:tcPr>
            <w:tcW w:w="2660" w:type="dxa"/>
          </w:tcPr>
          <w:p w14:paraId="2F0C0AA4" w14:textId="7D4F2575" w:rsidR="00DC6366" w:rsidRDefault="00DC6366" w:rsidP="005C5320">
            <w:pPr>
              <w:rPr>
                <w:lang w:val="en-US"/>
              </w:rPr>
            </w:pPr>
            <w:r>
              <w:rPr>
                <w:lang w:val="en-US"/>
              </w:rPr>
              <w:t>DeployTask</w:t>
            </w:r>
          </w:p>
        </w:tc>
        <w:tc>
          <w:tcPr>
            <w:tcW w:w="6506" w:type="dxa"/>
          </w:tcPr>
          <w:p w14:paraId="7C010406" w14:textId="4C7B9BAE" w:rsidR="00DC6366" w:rsidRDefault="00DC6366" w:rsidP="005C5320">
            <w:pPr>
              <w:rPr>
                <w:lang w:val="en-US"/>
              </w:rPr>
            </w:pPr>
            <w:r>
              <w:rPr>
                <w:lang w:val="en-US"/>
              </w:rPr>
              <w:t>Uploads the zip file to the box</w:t>
            </w:r>
          </w:p>
        </w:tc>
      </w:tr>
    </w:tbl>
    <w:p w14:paraId="612E4B11" w14:textId="6691976B" w:rsidR="00300D00" w:rsidRDefault="00300D00" w:rsidP="00300D00">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4E1AF0A2" w14:textId="1DCADA9E" w:rsidR="00DC6366" w:rsidRPr="00B72C21" w:rsidRDefault="00DC6366">
      <w:pPr>
        <w:rPr>
          <w:lang w:val="en-US"/>
        </w:rPr>
      </w:pPr>
    </w:p>
    <w:p w14:paraId="7AE8A218" w14:textId="53947483" w:rsidR="005C5320" w:rsidRDefault="00DC6366">
      <w:pPr>
        <w:rPr>
          <w:lang w:val="en-US"/>
        </w:rPr>
      </w:pPr>
      <w:r>
        <w:rPr>
          <w:lang w:val="en-US"/>
        </w:rPr>
        <w:t>All of these</w:t>
      </w:r>
      <w:r w:rsidR="005C5320">
        <w:rPr>
          <w:lang w:val="en-US"/>
        </w:rPr>
        <w:t xml:space="preserve"> tasks</w:t>
      </w:r>
      <w:r>
        <w:rPr>
          <w:lang w:val="en-US"/>
        </w:rPr>
        <w:t>, except CompilerTask,</w:t>
      </w:r>
      <w:r w:rsidR="005C5320">
        <w:rPr>
          <w:lang w:val="en-US"/>
        </w:rPr>
        <w:t xml:space="preserve"> use</w:t>
      </w:r>
      <w:r>
        <w:rPr>
          <w:lang w:val="en-US"/>
        </w:rPr>
        <w:t>s</w:t>
      </w:r>
      <w:r w:rsidR="005C5320">
        <w:rPr>
          <w:lang w:val="en-US"/>
        </w:rPr>
        <w:t xml:space="preserve"> the </w:t>
      </w:r>
      <w:r w:rsidR="007B1C39">
        <w:rPr>
          <w:lang w:val="en-US"/>
        </w:rPr>
        <w:t>implementation</w:t>
      </w:r>
      <w:r>
        <w:rPr>
          <w:lang w:val="en-US"/>
        </w:rPr>
        <w:t>s</w:t>
      </w:r>
      <w:r w:rsidR="007B1C39">
        <w:rPr>
          <w:lang w:val="en-US"/>
        </w:rPr>
        <w:t xml:space="preserve"> created for debugger, to deploy the apps</w:t>
      </w:r>
      <w:r w:rsidR="005C5320">
        <w:rPr>
          <w:lang w:val="en-US"/>
        </w:rPr>
        <w:t>.</w:t>
      </w:r>
    </w:p>
    <w:p w14:paraId="18CC426E" w14:textId="77777777" w:rsidR="00E904F7" w:rsidRDefault="00E904F7" w:rsidP="005C5320">
      <w:pPr>
        <w:rPr>
          <w:lang w:val="en-US"/>
        </w:rPr>
      </w:pPr>
    </w:p>
    <w:p w14:paraId="08C8CF00" w14:textId="33FB56E6" w:rsidR="004415E7" w:rsidRDefault="004415E7" w:rsidP="004415E7">
      <w:pPr>
        <w:pStyle w:val="Cabealho2"/>
        <w:rPr>
          <w:lang w:val="en-US"/>
        </w:rPr>
      </w:pPr>
      <w:bookmarkStart w:id="61" w:name="_Toc466407018"/>
      <w:r>
        <w:rPr>
          <w:lang w:val="en-US"/>
        </w:rPr>
        <w:t>Editor Extension</w:t>
      </w:r>
      <w:bookmarkEnd w:id="61"/>
    </w:p>
    <w:p w14:paraId="30464FFF" w14:textId="6A3B73F8" w:rsidR="00ED5CF6" w:rsidRDefault="005C5320" w:rsidP="00215BCA">
      <w:pPr>
        <w:rPr>
          <w:lang w:val="en-US"/>
        </w:rPr>
      </w:pPr>
      <w:r>
        <w:rPr>
          <w:lang w:val="en-US"/>
        </w:rPr>
        <w:t>The editor extensions provide syntax highlighting, compiler errors and intellisense.</w:t>
      </w:r>
    </w:p>
    <w:p w14:paraId="05DCDF9E" w14:textId="23192E96"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simpler Lexer, that generates tokens for syntax highlighting. </w:t>
      </w:r>
      <w:r>
        <w:rPr>
          <w:lang w:val="en-US"/>
        </w:rPr>
        <w:t>To expose fuctionality</w:t>
      </w:r>
      <w:r w:rsidR="007402DA">
        <w:rPr>
          <w:lang w:val="en-US"/>
        </w:rPr>
        <w:t xml:space="preserve"> we need to create and export a class that implements </w:t>
      </w:r>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2</w:t>
      </w:r>
      <w:r>
        <w:rPr>
          <w:lang w:val="en-US"/>
        </w:rPr>
        <w:t>2</w:t>
      </w:r>
      <w:r w:rsidR="00D27CC5">
        <w:rPr>
          <w:lang w:val="en-US"/>
        </w:rPr>
        <w:t xml:space="preserve"> shows syntax highlighting on edito</w:t>
      </w:r>
      <w:r>
        <w:rPr>
          <w:lang w:val="en-US"/>
        </w:rPr>
        <w:t>r</w:t>
      </w:r>
      <w:r w:rsidR="00D27CC5">
        <w:rPr>
          <w:lang w:val="en-US"/>
        </w:rPr>
        <w:t>.</w:t>
      </w:r>
    </w:p>
    <w:p w14:paraId="64CACD5A" w14:textId="77777777" w:rsidR="007402DA" w:rsidRDefault="007402DA" w:rsidP="007402DA">
      <w:pPr>
        <w:keepNext/>
        <w:jc w:val="center"/>
      </w:pPr>
      <w:r>
        <w:rPr>
          <w:noProof/>
          <w:lang w:eastAsia="pt-PT"/>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0746" cy="2425347"/>
                    </a:xfrm>
                    <a:prstGeom prst="rect">
                      <a:avLst/>
                    </a:prstGeom>
                  </pic:spPr>
                </pic:pic>
              </a:graphicData>
            </a:graphic>
          </wp:inline>
        </w:drawing>
      </w:r>
    </w:p>
    <w:p w14:paraId="1D534848" w14:textId="51E84B5B" w:rsidR="007402DA" w:rsidRDefault="007402DA" w:rsidP="007402DA">
      <w:pPr>
        <w:pStyle w:val="Legenda"/>
        <w:jc w:val="center"/>
        <w:rPr>
          <w:lang w:val="en-US"/>
        </w:rPr>
      </w:pPr>
      <w:bookmarkStart w:id="62" w:name="_Toc466411244"/>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501B79">
        <w:rPr>
          <w:noProof/>
          <w:lang w:val="en-US"/>
        </w:rPr>
        <w:t>22</w:t>
      </w:r>
      <w:r w:rsidRPr="007402DA">
        <w:rPr>
          <w:lang w:val="en-US"/>
        </w:rPr>
        <w:fldChar w:fldCharType="end"/>
      </w:r>
      <w:r w:rsidR="00D344BD">
        <w:rPr>
          <w:lang w:val="en-US"/>
        </w:rPr>
        <w:t xml:space="preserve"> -</w:t>
      </w:r>
      <w:r w:rsidRPr="007402DA">
        <w:rPr>
          <w:lang w:val="en-US"/>
        </w:rPr>
        <w:t xml:space="preserve"> Syntax highlighting</w:t>
      </w:r>
      <w:bookmarkEnd w:id="62"/>
    </w:p>
    <w:p w14:paraId="1B893C40" w14:textId="6EE3E005"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Pr>
          <w:lang w:val="en-US"/>
        </w:rPr>
        <w:t>who</w:t>
      </w:r>
      <w:r w:rsidR="005F38C2">
        <w:rPr>
          <w:lang w:val="en-US"/>
        </w:rPr>
        <w:t xml:space="preserve"> compile</w:t>
      </w:r>
      <w:r>
        <w:rPr>
          <w:lang w:val="en-US"/>
        </w:rPr>
        <w:t>s</w:t>
      </w:r>
      <w:r w:rsidR="005F38C2">
        <w:rPr>
          <w:lang w:val="en-US"/>
        </w:rPr>
        <w:t xml:space="preserve"> the code and generate the compiling errors. The compiling errors is shown on editor as underlining mark and are listed on error window.</w:t>
      </w:r>
    </w:p>
    <w:p w14:paraId="76A686D6" w14:textId="66363984" w:rsidR="00B048E9" w:rsidRPr="00602400" w:rsidRDefault="00B048E9" w:rsidP="00215BCA">
      <w:pPr>
        <w:rPr>
          <w:lang w:val="en-US"/>
        </w:rPr>
      </w:pPr>
      <w:r>
        <w:rPr>
          <w:lang w:val="en-US"/>
        </w:rPr>
        <w:t xml:space="preserve">The editor errors </w:t>
      </w:r>
      <w:r w:rsidR="00CA1CE2">
        <w:rPr>
          <w:lang w:val="en-US"/>
        </w:rPr>
        <w:t>are</w:t>
      </w:r>
      <w:r>
        <w:rPr>
          <w:lang w:val="en-US"/>
        </w:rPr>
        <w:t xml:space="preserve"> presented using a </w:t>
      </w:r>
      <w:r w:rsidR="00CA1CE2">
        <w:rPr>
          <w:lang w:val="en-US"/>
        </w:rPr>
        <w:t>“</w:t>
      </w:r>
      <w:r w:rsidRPr="007402DA">
        <w:rPr>
          <w:i/>
          <w:lang w:val="en-US"/>
        </w:rPr>
        <w:t>ITaggerProvider</w:t>
      </w:r>
      <w:r w:rsidR="00CA1CE2">
        <w:rPr>
          <w:i/>
          <w:lang w:val="en-US"/>
        </w:rPr>
        <w:t>”</w:t>
      </w:r>
      <w:r>
        <w:rPr>
          <w:i/>
          <w:lang w:val="en-US"/>
        </w:rPr>
        <w:t xml:space="preserve"> </w:t>
      </w:r>
      <w:r w:rsidR="00602400">
        <w:rPr>
          <w:lang w:val="en-US"/>
        </w:rPr>
        <w:t xml:space="preserve">for </w:t>
      </w:r>
      <w:r w:rsidR="00CA1CE2">
        <w:rPr>
          <w:lang w:val="en-US"/>
        </w:rPr>
        <w:t>“</w:t>
      </w:r>
      <w:r w:rsidR="00602400" w:rsidRPr="00602400">
        <w:rPr>
          <w:i/>
          <w:lang w:val="en-US"/>
        </w:rPr>
        <w:t>ErrorTag</w:t>
      </w:r>
      <w:r w:rsidR="00CA1CE2">
        <w:rPr>
          <w:i/>
          <w:lang w:val="en-US"/>
        </w:rPr>
        <w:t>”</w:t>
      </w:r>
      <w:r w:rsidR="00602400">
        <w:rPr>
          <w:lang w:val="en-US"/>
        </w:rPr>
        <w:t>. The Error tagger will expose the compiler errors.</w:t>
      </w:r>
      <w:r w:rsidR="00D27CC5">
        <w:rPr>
          <w:lang w:val="en-US"/>
        </w:rPr>
        <w:t xml:space="preserve"> Figure </w:t>
      </w:r>
      <w:r w:rsidR="00F54F46">
        <w:rPr>
          <w:lang w:val="en-US"/>
        </w:rPr>
        <w:t>23</w:t>
      </w:r>
      <w:r w:rsidR="00D27CC5">
        <w:rPr>
          <w:lang w:val="en-US"/>
        </w:rPr>
        <w:t xml:space="preserve"> shows error underline.</w:t>
      </w:r>
    </w:p>
    <w:p w14:paraId="1BD73014" w14:textId="77777777" w:rsidR="005F38C2" w:rsidRDefault="005F38C2" w:rsidP="005F38C2">
      <w:pPr>
        <w:keepNext/>
        <w:jc w:val="center"/>
      </w:pPr>
      <w:r>
        <w:rPr>
          <w:noProof/>
          <w:lang w:eastAsia="pt-PT"/>
        </w:rPr>
        <w:lastRenderedPageBreak/>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5536" cy="1054127"/>
                    </a:xfrm>
                    <a:prstGeom prst="rect">
                      <a:avLst/>
                    </a:prstGeom>
                  </pic:spPr>
                </pic:pic>
              </a:graphicData>
            </a:graphic>
          </wp:inline>
        </w:drawing>
      </w:r>
    </w:p>
    <w:p w14:paraId="575616FD" w14:textId="2306407A" w:rsidR="005F38C2" w:rsidRPr="00602400" w:rsidRDefault="005F38C2" w:rsidP="005F38C2">
      <w:pPr>
        <w:pStyle w:val="Legenda"/>
        <w:jc w:val="center"/>
        <w:rPr>
          <w:lang w:val="en-US"/>
        </w:rPr>
      </w:pPr>
      <w:bookmarkStart w:id="63" w:name="_Toc466411245"/>
      <w:r w:rsidRPr="00602400">
        <w:rPr>
          <w:lang w:val="en-US"/>
        </w:rPr>
        <w:t xml:space="preserve">Figure </w:t>
      </w:r>
      <w:r>
        <w:fldChar w:fldCharType="begin"/>
      </w:r>
      <w:r w:rsidRPr="00602400">
        <w:rPr>
          <w:lang w:val="en-US"/>
        </w:rPr>
        <w:instrText xml:space="preserve"> SEQ Figure \* ARABIC </w:instrText>
      </w:r>
      <w:r>
        <w:fldChar w:fldCharType="separate"/>
      </w:r>
      <w:r w:rsidR="00501B79">
        <w:rPr>
          <w:noProof/>
          <w:lang w:val="en-US"/>
        </w:rPr>
        <w:t>23</w:t>
      </w:r>
      <w:r>
        <w:fldChar w:fldCharType="end"/>
      </w:r>
      <w:r w:rsidRPr="00602400">
        <w:rPr>
          <w:lang w:val="en-US"/>
        </w:rPr>
        <w:t xml:space="preserve"> - Editor error</w:t>
      </w:r>
      <w:bookmarkEnd w:id="63"/>
    </w:p>
    <w:p w14:paraId="2D34CCA1" w14:textId="12839E6B"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an implementation of</w:t>
      </w:r>
      <w:r>
        <w:rPr>
          <w:lang w:val="en-US"/>
        </w:rPr>
        <w:t xml:space="preserve"> </w:t>
      </w:r>
      <w:r w:rsidR="00B24688">
        <w:rPr>
          <w:lang w:val="en-US"/>
        </w:rPr>
        <w:t>“</w:t>
      </w:r>
      <w:r w:rsidRPr="00602400">
        <w:rPr>
          <w:i/>
          <w:lang w:val="en-US"/>
        </w:rPr>
        <w:t>ErrorListProvider</w:t>
      </w:r>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F54F46">
        <w:rPr>
          <w:lang w:val="en-US"/>
        </w:rPr>
        <w:t>24</w:t>
      </w:r>
      <w:r w:rsidR="00D27CC5">
        <w:rPr>
          <w:lang w:val="en-US"/>
        </w:rPr>
        <w:t xml:space="preserve"> shows the error on error window.</w:t>
      </w:r>
    </w:p>
    <w:p w14:paraId="55B85C32" w14:textId="77777777" w:rsidR="005F38C2" w:rsidRDefault="005F38C2" w:rsidP="005F38C2">
      <w:pPr>
        <w:keepNext/>
        <w:jc w:val="center"/>
      </w:pPr>
      <w:r>
        <w:rPr>
          <w:noProof/>
          <w:lang w:eastAsia="pt-PT"/>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21665"/>
                    </a:xfrm>
                    <a:prstGeom prst="rect">
                      <a:avLst/>
                    </a:prstGeom>
                  </pic:spPr>
                </pic:pic>
              </a:graphicData>
            </a:graphic>
          </wp:inline>
        </w:drawing>
      </w:r>
    </w:p>
    <w:p w14:paraId="3827C1F2" w14:textId="185ABA84" w:rsidR="005F38C2" w:rsidRDefault="005F38C2" w:rsidP="005F38C2">
      <w:pPr>
        <w:pStyle w:val="Legenda"/>
        <w:jc w:val="center"/>
        <w:rPr>
          <w:lang w:val="en-US"/>
        </w:rPr>
      </w:pPr>
      <w:bookmarkStart w:id="64" w:name="_Toc466411246"/>
      <w:r w:rsidRPr="00A36E9D">
        <w:rPr>
          <w:lang w:val="en-US"/>
        </w:rPr>
        <w:t xml:space="preserve">Figure </w:t>
      </w:r>
      <w:r>
        <w:fldChar w:fldCharType="begin"/>
      </w:r>
      <w:r w:rsidRPr="00A36E9D">
        <w:rPr>
          <w:lang w:val="en-US"/>
        </w:rPr>
        <w:instrText xml:space="preserve"> SEQ Figure \* ARABIC </w:instrText>
      </w:r>
      <w:r>
        <w:fldChar w:fldCharType="separate"/>
      </w:r>
      <w:r w:rsidR="00501B79">
        <w:rPr>
          <w:noProof/>
          <w:lang w:val="en-US"/>
        </w:rPr>
        <w:t>24</w:t>
      </w:r>
      <w:r>
        <w:fldChar w:fldCharType="end"/>
      </w:r>
      <w:r w:rsidRPr="00A36E9D">
        <w:rPr>
          <w:lang w:val="en-US"/>
        </w:rPr>
        <w:t xml:space="preserve"> </w:t>
      </w:r>
      <w:r w:rsidRPr="00E908AA">
        <w:rPr>
          <w:lang w:val="en-US"/>
        </w:rPr>
        <w:t>- Error window</w:t>
      </w:r>
      <w:bookmarkEnd w:id="64"/>
    </w:p>
    <w:p w14:paraId="521D8033" w14:textId="3FBCC367" w:rsidR="003031C3" w:rsidRDefault="00F54F46" w:rsidP="00F54F46">
      <w:pPr>
        <w:rPr>
          <w:lang w:val="en-US"/>
        </w:rPr>
      </w:pPr>
      <w:r>
        <w:rPr>
          <w:lang w:val="en-US"/>
        </w:rPr>
        <w:t xml:space="preserve">The </w:t>
      </w:r>
      <w:r w:rsidR="00602400">
        <w:rPr>
          <w:lang w:val="en-US"/>
        </w:rPr>
        <w:t>intellisense</w:t>
      </w:r>
      <w:r>
        <w:rPr>
          <w:lang w:val="en-US"/>
        </w:rPr>
        <w:t xml:space="preserve"> uses </w:t>
      </w:r>
      <w:r w:rsidR="003031C3">
        <w:rPr>
          <w:lang w:val="en-US"/>
        </w:rPr>
        <w:t>the Parser to</w:t>
      </w:r>
      <w:r>
        <w:rPr>
          <w:lang w:val="en-US"/>
        </w:rPr>
        <w:t xml:space="preserve"> generate the AST and needs to implement an instance 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to generate 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2</w:t>
      </w:r>
      <w:r>
        <w:rPr>
          <w:lang w:val="en-US"/>
        </w:rPr>
        <w:t>5</w:t>
      </w:r>
      <w:r w:rsidR="00D27CC5">
        <w:rPr>
          <w:lang w:val="en-US"/>
        </w:rPr>
        <w:t xml:space="preserve"> shows intellisense popup.</w:t>
      </w:r>
    </w:p>
    <w:p w14:paraId="0D962AD2" w14:textId="77777777" w:rsidR="003031C3" w:rsidRPr="00F54F46" w:rsidRDefault="003031C3" w:rsidP="003031C3">
      <w:pPr>
        <w:keepNext/>
        <w:jc w:val="center"/>
        <w:rPr>
          <w:lang w:val="en-GB"/>
        </w:rPr>
      </w:pPr>
      <w:r>
        <w:rPr>
          <w:noProof/>
          <w:lang w:eastAsia="pt-PT"/>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9569" cy="1668847"/>
                    </a:xfrm>
                    <a:prstGeom prst="rect">
                      <a:avLst/>
                    </a:prstGeom>
                  </pic:spPr>
                </pic:pic>
              </a:graphicData>
            </a:graphic>
          </wp:inline>
        </w:drawing>
      </w:r>
    </w:p>
    <w:p w14:paraId="104A4A4F" w14:textId="7EF26252" w:rsidR="003031C3" w:rsidRPr="003031C3" w:rsidRDefault="003031C3" w:rsidP="00B24688">
      <w:pPr>
        <w:pStyle w:val="Legenda"/>
        <w:jc w:val="center"/>
        <w:rPr>
          <w:lang w:val="en-US"/>
        </w:rPr>
      </w:pPr>
      <w:bookmarkStart w:id="65" w:name="_Toc466411247"/>
      <w:r w:rsidRPr="003031C3">
        <w:rPr>
          <w:lang w:val="en-US"/>
        </w:rPr>
        <w:t xml:space="preserve">Figure </w:t>
      </w:r>
      <w:r>
        <w:fldChar w:fldCharType="begin"/>
      </w:r>
      <w:r w:rsidRPr="003031C3">
        <w:rPr>
          <w:lang w:val="en-US"/>
        </w:rPr>
        <w:instrText xml:space="preserve"> SEQ Figure \* ARABIC </w:instrText>
      </w:r>
      <w:r>
        <w:fldChar w:fldCharType="separate"/>
      </w:r>
      <w:r w:rsidR="00501B79">
        <w:rPr>
          <w:noProof/>
          <w:lang w:val="en-US"/>
        </w:rPr>
        <w:t>25</w:t>
      </w:r>
      <w:r>
        <w:fldChar w:fldCharType="end"/>
      </w:r>
      <w:r w:rsidR="0074219C">
        <w:rPr>
          <w:lang w:val="en-US"/>
        </w:rPr>
        <w:t xml:space="preserve"> -</w:t>
      </w:r>
      <w:r w:rsidRPr="003031C3">
        <w:rPr>
          <w:lang w:val="en-US"/>
        </w:rPr>
        <w:t xml:space="preserve"> </w:t>
      </w:r>
      <w:r w:rsidR="00B24688" w:rsidRPr="00B24688">
        <w:rPr>
          <w:lang w:val="en-GB"/>
        </w:rPr>
        <w:t>intellisense</w:t>
      </w:r>
      <w:bookmarkEnd w:id="65"/>
    </w:p>
    <w:p w14:paraId="539987DD" w14:textId="33FCF4B3" w:rsidR="00A36E9D" w:rsidRPr="003031C3" w:rsidRDefault="003031C3" w:rsidP="003031C3">
      <w:pPr>
        <w:rPr>
          <w:lang w:val="en-US"/>
        </w:rPr>
      </w:pPr>
      <w:r w:rsidRPr="003031C3">
        <w:rPr>
          <w:lang w:val="en-US"/>
        </w:rPr>
        <w:t>Visual Studio generates events on</w:t>
      </w:r>
      <w:r>
        <w:rPr>
          <w:lang w:val="en-US"/>
        </w:rPr>
        <w:t xml:space="preserve"> every</w:t>
      </w:r>
      <w:r w:rsidR="00514727">
        <w:rPr>
          <w:lang w:val="en-US"/>
        </w:rPr>
        <w:t xml:space="preserve"> file change, this would make the code to be compile in different points for the same code. To avoid </w:t>
      </w:r>
      <w:r w:rsidR="00B24688">
        <w:rPr>
          <w:lang w:val="en-US"/>
        </w:rPr>
        <w:t>this,</w:t>
      </w:r>
      <w:r w:rsidR="00514727">
        <w:rPr>
          <w:lang w:val="en-US"/>
        </w:rPr>
        <w:t xml:space="preserve"> we cache the result of the compilation. </w:t>
      </w:r>
    </w:p>
    <w:p w14:paraId="72773EBE" w14:textId="6514FD0A" w:rsidR="003F5275" w:rsidRDefault="004415E7" w:rsidP="00470771">
      <w:pPr>
        <w:pStyle w:val="Cabealho2"/>
        <w:rPr>
          <w:lang w:val="en-US"/>
        </w:rPr>
      </w:pPr>
      <w:bookmarkStart w:id="66" w:name="_Toc466407019"/>
      <w:r>
        <w:rPr>
          <w:lang w:val="en-US"/>
        </w:rPr>
        <w:t>Debugger</w:t>
      </w:r>
      <w:r w:rsidR="00E969EE">
        <w:rPr>
          <w:lang w:val="en-US"/>
        </w:rPr>
        <w:t xml:space="preserve"> integration</w:t>
      </w:r>
      <w:bookmarkEnd w:id="66"/>
    </w:p>
    <w:p w14:paraId="617FA378" w14:textId="3A4B0BEA" w:rsidR="00514727" w:rsidRDefault="00A606B7" w:rsidP="005F71CE">
      <w:pPr>
        <w:rPr>
          <w:lang w:val="en-US"/>
        </w:rPr>
      </w:pPr>
      <w:r>
        <w:rPr>
          <w:lang w:val="en-US"/>
        </w:rPr>
        <w:t>The debugger</w:t>
      </w:r>
      <w:r w:rsidR="00DC6366">
        <w:rPr>
          <w:lang w:val="en-US"/>
        </w:rPr>
        <w:t xml:space="preserve"> was based on </w:t>
      </w:r>
      <w:r w:rsidR="00DC6366" w:rsidRPr="00DC6366">
        <w:rPr>
          <w:lang w:val="en-US"/>
        </w:rPr>
        <w:t>Visual Studio MI Debug Engine</w:t>
      </w:r>
      <w:r w:rsidR="00DC6366">
        <w:rPr>
          <w:lang w:val="en-US"/>
        </w:rPr>
        <w:t xml:space="preserve"> </w:t>
      </w:r>
      <w:sdt>
        <w:sdtPr>
          <w:rPr>
            <w:lang w:val="en-US"/>
          </w:rPr>
          <w:id w:val="1120112959"/>
          <w:citation/>
        </w:sdtPr>
        <w:sdtContent>
          <w:r w:rsidR="00DC6366">
            <w:rPr>
              <w:lang w:val="en-US"/>
            </w:rPr>
            <w:fldChar w:fldCharType="begin"/>
          </w:r>
          <w:r w:rsidR="00DC6366" w:rsidRPr="00B0798A">
            <w:rPr>
              <w:lang w:val="en-US"/>
            </w:rPr>
            <w:instrText xml:space="preserve"> CITATION Mic \l 2070 </w:instrText>
          </w:r>
          <w:r w:rsidR="00DC6366">
            <w:rPr>
              <w:lang w:val="en-US"/>
            </w:rPr>
            <w:fldChar w:fldCharType="separate"/>
          </w:r>
          <w:r w:rsidR="00DC6366" w:rsidRPr="00B0798A">
            <w:rPr>
              <w:noProof/>
              <w:lang w:val="en-US"/>
            </w:rPr>
            <w:t>[13]</w:t>
          </w:r>
          <w:r w:rsidR="00DC6366">
            <w:rPr>
              <w:lang w:val="en-US"/>
            </w:rPr>
            <w:fldChar w:fldCharType="end"/>
          </w:r>
        </w:sdtContent>
      </w:sdt>
      <w:r w:rsidR="00DC6366">
        <w:rPr>
          <w:lang w:val="en-US"/>
        </w:rPr>
        <w:t xml:space="preserve"> and </w:t>
      </w:r>
      <w:r w:rsidR="00D467EF">
        <w:rPr>
          <w:lang w:val="en-US"/>
        </w:rPr>
        <w:t>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w:t>
      </w:r>
      <w:r w:rsidR="00B25F82">
        <w:rPr>
          <w:lang w:val="en-US"/>
        </w:rPr>
        <w:t>,</w:t>
      </w:r>
      <w:r w:rsidR="0013735E">
        <w:rPr>
          <w:lang w:val="en-US"/>
        </w:rPr>
        <w:t xml:space="preserve"> that manage the connection with the box and </w:t>
      </w:r>
      <w:r w:rsidR="00B25F82">
        <w:rPr>
          <w:lang w:val="en-US"/>
        </w:rPr>
        <w:t xml:space="preserve">shows </w:t>
      </w:r>
      <w:r w:rsidR="0013735E">
        <w:rPr>
          <w:lang w:val="en-US"/>
        </w:rPr>
        <w:t>debug output. The debugger output and debugger commands will be integrated with Visual Studio debugger extension.</w:t>
      </w:r>
      <w:r>
        <w:rPr>
          <w:lang w:val="en-US"/>
        </w:rPr>
        <w:t xml:space="preserve"> </w:t>
      </w:r>
    </w:p>
    <w:p w14:paraId="5625934C" w14:textId="1D229520" w:rsidR="00DC6366" w:rsidRDefault="00DC6366" w:rsidP="005F71CE">
      <w:pPr>
        <w:rPr>
          <w:lang w:val="en-US"/>
        </w:rPr>
      </w:pPr>
      <w:r>
        <w:rPr>
          <w:lang w:val="en-US"/>
        </w:rPr>
        <w:t>To implement a debugger, we need to implement the following steps:</w:t>
      </w:r>
    </w:p>
    <w:p w14:paraId="6C5BFAD4" w14:textId="2EC6919A" w:rsidR="00DC6366" w:rsidRDefault="00DC6366" w:rsidP="00B0798A">
      <w:pPr>
        <w:pStyle w:val="PargrafodaLista"/>
        <w:numPr>
          <w:ilvl w:val="0"/>
          <w:numId w:val="12"/>
        </w:numPr>
        <w:rPr>
          <w:lang w:val="en-US"/>
        </w:rPr>
      </w:pPr>
      <w:r>
        <w:rPr>
          <w:lang w:val="en-US"/>
        </w:rPr>
        <w:lastRenderedPageBreak/>
        <w:t>Implement</w:t>
      </w:r>
      <w:r w:rsidR="0087090C">
        <w:rPr>
          <w:lang w:val="en-US"/>
        </w:rPr>
        <w:t xml:space="preserve"> Visual Studio SDK</w:t>
      </w:r>
      <w:r>
        <w:rPr>
          <w:lang w:val="en-US"/>
        </w:rPr>
        <w:t xml:space="preserve"> </w:t>
      </w:r>
      <w:r w:rsidR="0087090C">
        <w:rPr>
          <w:lang w:val="en-US"/>
        </w:rPr>
        <w:t>debugger interfaces</w:t>
      </w:r>
    </w:p>
    <w:p w14:paraId="12CC9AE6" w14:textId="5EF33295" w:rsidR="0087090C" w:rsidRDefault="0087090C" w:rsidP="00B0798A">
      <w:pPr>
        <w:pStyle w:val="PargrafodaLista"/>
        <w:numPr>
          <w:ilvl w:val="1"/>
          <w:numId w:val="12"/>
        </w:numPr>
        <w:rPr>
          <w:lang w:val="en-US"/>
        </w:rPr>
      </w:pPr>
      <w:r>
        <w:rPr>
          <w:lang w:val="en-US"/>
        </w:rPr>
        <w:t>Debug Engine</w:t>
      </w:r>
    </w:p>
    <w:p w14:paraId="32E86801" w14:textId="647DFE28" w:rsidR="0087090C" w:rsidRDefault="0087090C" w:rsidP="00B0798A">
      <w:pPr>
        <w:pStyle w:val="PargrafodaLista"/>
        <w:numPr>
          <w:ilvl w:val="1"/>
          <w:numId w:val="12"/>
        </w:numPr>
        <w:rPr>
          <w:lang w:val="en-US"/>
        </w:rPr>
      </w:pPr>
      <w:r>
        <w:rPr>
          <w:lang w:val="en-US"/>
        </w:rPr>
        <w:t>Debug Thread</w:t>
      </w:r>
    </w:p>
    <w:p w14:paraId="508C3213" w14:textId="63CB5924" w:rsidR="0087090C" w:rsidRDefault="0087090C" w:rsidP="00B0798A">
      <w:pPr>
        <w:pStyle w:val="PargrafodaLista"/>
        <w:numPr>
          <w:ilvl w:val="1"/>
          <w:numId w:val="12"/>
        </w:numPr>
        <w:rPr>
          <w:lang w:val="en-US"/>
        </w:rPr>
      </w:pPr>
      <w:r>
        <w:rPr>
          <w:lang w:val="en-US"/>
        </w:rPr>
        <w:t>Debug Stack Frame</w:t>
      </w:r>
    </w:p>
    <w:p w14:paraId="0B27939F" w14:textId="34AC351B" w:rsidR="0087090C" w:rsidRDefault="0087090C" w:rsidP="00B0798A">
      <w:pPr>
        <w:pStyle w:val="PargrafodaLista"/>
        <w:numPr>
          <w:ilvl w:val="1"/>
          <w:numId w:val="12"/>
        </w:numPr>
        <w:rPr>
          <w:lang w:val="en-US"/>
        </w:rPr>
      </w:pPr>
      <w:r>
        <w:rPr>
          <w:lang w:val="en-US"/>
        </w:rPr>
        <w:t>Debug Document Context</w:t>
      </w:r>
    </w:p>
    <w:p w14:paraId="227CED9B" w14:textId="17DD774E" w:rsidR="0087090C" w:rsidRDefault="0087090C" w:rsidP="00B0798A">
      <w:pPr>
        <w:pStyle w:val="PargrafodaLista"/>
        <w:numPr>
          <w:ilvl w:val="1"/>
          <w:numId w:val="12"/>
        </w:numPr>
        <w:rPr>
          <w:lang w:val="en-US"/>
        </w:rPr>
      </w:pPr>
      <w:r>
        <w:rPr>
          <w:lang w:val="en-US"/>
        </w:rPr>
        <w:t>Debug Events</w:t>
      </w:r>
    </w:p>
    <w:p w14:paraId="2636B032" w14:textId="70926008" w:rsidR="0087090C" w:rsidRDefault="0087090C" w:rsidP="00B0798A">
      <w:pPr>
        <w:pStyle w:val="PargrafodaLista"/>
        <w:numPr>
          <w:ilvl w:val="1"/>
          <w:numId w:val="12"/>
        </w:numPr>
        <w:rPr>
          <w:lang w:val="en-US"/>
        </w:rPr>
      </w:pPr>
      <w:r>
        <w:rPr>
          <w:lang w:val="en-US"/>
        </w:rPr>
        <w:t>Interop Structures</w:t>
      </w:r>
    </w:p>
    <w:p w14:paraId="09BF2EA2" w14:textId="08B8466B" w:rsidR="0087090C" w:rsidRDefault="0087090C" w:rsidP="00B0798A">
      <w:pPr>
        <w:pStyle w:val="PargrafodaLista"/>
        <w:numPr>
          <w:ilvl w:val="0"/>
          <w:numId w:val="12"/>
        </w:numPr>
        <w:rPr>
          <w:lang w:val="en-US"/>
        </w:rPr>
      </w:pPr>
      <w:r>
        <w:rPr>
          <w:lang w:val="en-US"/>
        </w:rPr>
        <w:t>Register Debug Engine</w:t>
      </w:r>
    </w:p>
    <w:p w14:paraId="78BDD430" w14:textId="63256794" w:rsidR="0087090C" w:rsidRDefault="0087090C" w:rsidP="00B0798A">
      <w:pPr>
        <w:pStyle w:val="PargrafodaLista"/>
        <w:numPr>
          <w:ilvl w:val="0"/>
          <w:numId w:val="12"/>
        </w:numPr>
        <w:rPr>
          <w:lang w:val="en-US"/>
        </w:rPr>
      </w:pPr>
      <w:r>
        <w:rPr>
          <w:lang w:val="en-US"/>
        </w:rPr>
        <w:t>Create Debug Launcher</w:t>
      </w:r>
    </w:p>
    <w:p w14:paraId="2D03754E" w14:textId="53FAC1E0" w:rsidR="0087090C" w:rsidRDefault="0087090C">
      <w:pPr>
        <w:rPr>
          <w:lang w:val="en-US"/>
        </w:rPr>
      </w:pPr>
    </w:p>
    <w:p w14:paraId="36614D4D" w14:textId="77777777" w:rsidR="005656A7" w:rsidRDefault="0087090C">
      <w:pPr>
        <w:rPr>
          <w:lang w:val="en-US"/>
        </w:rPr>
      </w:pPr>
      <w:r>
        <w:rPr>
          <w:lang w:val="en-US"/>
        </w:rPr>
        <w:t xml:space="preserve">Debug engine is the interaction between the </w:t>
      </w:r>
      <w:r w:rsidR="005656A7">
        <w:rPr>
          <w:lang w:val="en-US"/>
        </w:rPr>
        <w:t>Visual Studio and our debugger. This class exposes methods for Launch, Resume, Suspend, Step, and Terminate debugger.</w:t>
      </w:r>
    </w:p>
    <w:p w14:paraId="358B72D3" w14:textId="1DB40DBB" w:rsidR="005656A7" w:rsidRDefault="005656A7">
      <w:pPr>
        <w:rPr>
          <w:lang w:val="en-US"/>
        </w:rPr>
      </w:pPr>
      <w:r>
        <w:rPr>
          <w:lang w:val="en-US"/>
        </w:rPr>
        <w:t>Debug Thread represents a thread on debugging app, exposes thread id, thread name, and current stack list.</w:t>
      </w:r>
    </w:p>
    <w:p w14:paraId="55EC80DF" w14:textId="155A6C2F" w:rsidR="0087090C" w:rsidRDefault="005656A7">
      <w:pPr>
        <w:rPr>
          <w:lang w:val="en-US"/>
        </w:rPr>
      </w:pPr>
      <w:r>
        <w:rPr>
          <w:lang w:val="en-US"/>
        </w:rPr>
        <w:t>Debug Stack Frame represents a frame of stack list.</w:t>
      </w:r>
    </w:p>
    <w:p w14:paraId="77278901" w14:textId="2942EBAB" w:rsidR="005656A7" w:rsidRDefault="005656A7">
      <w:pPr>
        <w:rPr>
          <w:lang w:val="en-US"/>
        </w:rPr>
      </w:pPr>
      <w:r>
        <w:rPr>
          <w:lang w:val="en-US"/>
        </w:rPr>
        <w:t>Debug Document Context represents the document and line of specific stack frame.</w:t>
      </w:r>
    </w:p>
    <w:p w14:paraId="0757B6A6" w14:textId="00F93CD0" w:rsidR="005656A7" w:rsidRDefault="005656A7">
      <w:pPr>
        <w:rPr>
          <w:lang w:val="en-US"/>
        </w:rPr>
      </w:pPr>
      <w:r>
        <w:rPr>
          <w:lang w:val="en-US"/>
        </w:rPr>
        <w:t>Debug Events</w:t>
      </w:r>
      <w:r w:rsidR="00AA4CA7">
        <w:rPr>
          <w:lang w:val="en-US"/>
        </w:rPr>
        <w:t xml:space="preserve"> implements the debugger events, to be send to Visual Studio. Using these events, we can pass current state of debugger to Visual Studio. For example, when program hits a break point.</w:t>
      </w:r>
    </w:p>
    <w:p w14:paraId="71F56145" w14:textId="77777777" w:rsidR="00AA4CA7" w:rsidRDefault="00AA4CA7">
      <w:pPr>
        <w:rPr>
          <w:lang w:val="en-US"/>
        </w:rPr>
      </w:pPr>
      <w:r>
        <w:rPr>
          <w:lang w:val="en-US"/>
        </w:rPr>
        <w:t>Interop Structures used to pass data on events.</w:t>
      </w:r>
    </w:p>
    <w:p w14:paraId="2FB1B282" w14:textId="77777777" w:rsidR="00AA4CA7" w:rsidRDefault="00AA4CA7">
      <w:pPr>
        <w:rPr>
          <w:lang w:val="en-US"/>
        </w:rPr>
      </w:pPr>
      <w:r>
        <w:rPr>
          <w:lang w:val="en-US"/>
        </w:rPr>
        <w:t>Debugger engine needs to be registered in Windows register to be used, this is implemented using a registration attribute, used on Visual Studio package.</w:t>
      </w:r>
    </w:p>
    <w:p w14:paraId="33AFF387" w14:textId="77777777" w:rsidR="00501B79" w:rsidRDefault="00501B79">
      <w:pPr>
        <w:rPr>
          <w:lang w:val="en-US"/>
        </w:rPr>
      </w:pPr>
      <w:r>
        <w:rPr>
          <w:lang w:val="en-US"/>
        </w:rPr>
        <w:t>Visual Studio needs a Launcher implementation to specify witch Debug Engine to create.</w:t>
      </w:r>
    </w:p>
    <w:p w14:paraId="54480CC6" w14:textId="77777777" w:rsidR="00501B79" w:rsidRDefault="00501B79">
      <w:pPr>
        <w:rPr>
          <w:lang w:val="en-US"/>
        </w:rPr>
      </w:pPr>
    </w:p>
    <w:p w14:paraId="1EE35A9D" w14:textId="77777777" w:rsidR="00501B79" w:rsidRDefault="00501B79" w:rsidP="00B0798A">
      <w:pPr>
        <w:keepNext/>
        <w:jc w:val="center"/>
      </w:pPr>
      <w:r>
        <w:rPr>
          <w:noProof/>
          <w:lang w:eastAsia="pt-PT"/>
        </w:rPr>
        <w:lastRenderedPageBreak/>
        <w:drawing>
          <wp:inline distT="0" distB="0" distL="0" distR="0" wp14:anchorId="75EC4810" wp14:editId="094C5915">
            <wp:extent cx="5705475" cy="3557588"/>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etch.png"/>
                    <pic:cNvPicPr/>
                  </pic:nvPicPr>
                  <pic:blipFill rotWithShape="1">
                    <a:blip r:embed="rId37"/>
                    <a:srcRect r="454" b="6904"/>
                    <a:stretch/>
                  </pic:blipFill>
                  <pic:spPr bwMode="auto">
                    <a:xfrm>
                      <a:off x="0" y="0"/>
                      <a:ext cx="5705475" cy="3557588"/>
                    </a:xfrm>
                    <a:prstGeom prst="rect">
                      <a:avLst/>
                    </a:prstGeom>
                    <a:ln>
                      <a:noFill/>
                    </a:ln>
                    <a:extLst>
                      <a:ext uri="{53640926-AAD7-44D8-BBD7-CCE9431645EC}">
                        <a14:shadowObscured xmlns:a14="http://schemas.microsoft.com/office/drawing/2010/main"/>
                      </a:ext>
                    </a:extLst>
                  </pic:spPr>
                </pic:pic>
              </a:graphicData>
            </a:graphic>
          </wp:inline>
        </w:drawing>
      </w:r>
    </w:p>
    <w:p w14:paraId="43FE5B1B" w14:textId="5E16A1BF" w:rsidR="00AA4CA7" w:rsidRPr="00B0798A" w:rsidRDefault="00501B79" w:rsidP="00B0798A">
      <w:pPr>
        <w:pStyle w:val="Legenda"/>
        <w:jc w:val="center"/>
        <w:rPr>
          <w:lang w:val="en-US"/>
        </w:rPr>
      </w:pPr>
      <w:bookmarkStart w:id="67" w:name="_Toc466411248"/>
      <w:r>
        <w:t xml:space="preserve">Figure </w:t>
      </w:r>
      <w:r>
        <w:fldChar w:fldCharType="begin"/>
      </w:r>
      <w:r>
        <w:instrText xml:space="preserve"> SEQ Figure \* ARABIC </w:instrText>
      </w:r>
      <w:r>
        <w:fldChar w:fldCharType="separate"/>
      </w:r>
      <w:r>
        <w:rPr>
          <w:noProof/>
        </w:rPr>
        <w:t>26</w:t>
      </w:r>
      <w:r>
        <w:fldChar w:fldCharType="end"/>
      </w:r>
      <w:r>
        <w:t xml:space="preserve"> - Debugging BrightScript</w:t>
      </w:r>
      <w:bookmarkEnd w:id="67"/>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68" w:name="_Toc466407020"/>
      <w:r>
        <w:rPr>
          <w:lang w:val="en-US"/>
        </w:rPr>
        <w:lastRenderedPageBreak/>
        <w:t>Conclusion</w:t>
      </w:r>
      <w:bookmarkEnd w:id="68"/>
      <w:r>
        <w:rPr>
          <w:lang w:val="en-US"/>
        </w:rPr>
        <w:t xml:space="preserve"> </w:t>
      </w:r>
    </w:p>
    <w:p w14:paraId="68A0DCE3" w14:textId="77777777" w:rsidR="004F7D5B" w:rsidRDefault="004F7D5B" w:rsidP="00514727">
      <w:pPr>
        <w:rPr>
          <w:lang w:val="en-US"/>
        </w:rPr>
      </w:pP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4B66A52" w14:textId="57FBC606" w:rsidR="00E969EE" w:rsidRDefault="00372247" w:rsidP="00514727">
      <w:pPr>
        <w:rPr>
          <w:lang w:val="en-US"/>
        </w:rPr>
      </w:pPr>
      <w:r>
        <w:rPr>
          <w:lang w:val="en-US"/>
        </w:rPr>
        <w:t xml:space="preserve">The Visual Studio plugin isn’t yet usable, but the </w:t>
      </w:r>
      <w:r w:rsidR="00E969EE">
        <w:rPr>
          <w:lang w:val="en-US"/>
        </w:rPr>
        <w:t>debugger app</w:t>
      </w:r>
      <w:r>
        <w:rPr>
          <w:lang w:val="en-US"/>
        </w:rPr>
        <w:t xml:space="preserve"> is a very useful tool</w:t>
      </w:r>
      <w:r w:rsidR="00E969EE">
        <w:rPr>
          <w:lang w:val="en-US"/>
        </w:rPr>
        <w:t xml:space="preserve"> on day to day work and it makes much more easy to debug the app</w:t>
      </w:r>
      <w:r>
        <w:rPr>
          <w:lang w:val="en-US"/>
        </w:rPr>
        <w:t>s</w:t>
      </w:r>
      <w:r w:rsidR="00E969EE">
        <w:rPr>
          <w:lang w:val="en-US"/>
        </w:rPr>
        <w:t>. The all project will be much more useful.</w:t>
      </w:r>
    </w:p>
    <w:p w14:paraId="1D60231D" w14:textId="28AB22E9" w:rsidR="00E969EE" w:rsidRDefault="00CB4063" w:rsidP="00514727">
      <w:pPr>
        <w:rPr>
          <w:lang w:val="en-US"/>
        </w:rPr>
      </w:pPr>
      <w:r>
        <w:rPr>
          <w:lang w:val="en-US"/>
        </w:rPr>
        <w:t>We identif</w:t>
      </w:r>
      <w:r w:rsidR="00B135FF">
        <w:rPr>
          <w:lang w:val="en-US"/>
        </w:rPr>
        <w:t>y the following future work tasks</w:t>
      </w:r>
      <w:r w:rsidR="00E969EE">
        <w:rPr>
          <w:lang w:val="en-US"/>
        </w:rPr>
        <w:t>:</w:t>
      </w:r>
    </w:p>
    <w:p w14:paraId="64402CCF" w14:textId="3E601135" w:rsidR="00B135FF" w:rsidRDefault="00B135FF" w:rsidP="00E969EE">
      <w:pPr>
        <w:pStyle w:val="PargrafodaLista"/>
        <w:numPr>
          <w:ilvl w:val="0"/>
          <w:numId w:val="8"/>
        </w:numPr>
        <w:rPr>
          <w:lang w:val="en-US"/>
        </w:rPr>
      </w:pPr>
      <w:r>
        <w:rPr>
          <w:lang w:val="en-US"/>
        </w:rPr>
        <w:t>Implement Simulator</w:t>
      </w:r>
    </w:p>
    <w:p w14:paraId="0680FC5E" w14:textId="3CE98CF6" w:rsidR="00B135FF" w:rsidRDefault="00B135FF" w:rsidP="00E969EE">
      <w:pPr>
        <w:pStyle w:val="PargrafodaLista"/>
        <w:numPr>
          <w:ilvl w:val="0"/>
          <w:numId w:val="8"/>
        </w:numPr>
        <w:rPr>
          <w:lang w:val="en-US"/>
        </w:rPr>
      </w:pPr>
      <w:r>
        <w:rPr>
          <w:lang w:val="en-US"/>
        </w:rPr>
        <w:t>Integrate Scene Graph framework</w:t>
      </w:r>
    </w:p>
    <w:p w14:paraId="66D19CF2" w14:textId="150DFFF5" w:rsidR="00B135FF" w:rsidRDefault="00B135FF" w:rsidP="00B135FF">
      <w:pPr>
        <w:pStyle w:val="PargrafodaLista"/>
        <w:numPr>
          <w:ilvl w:val="1"/>
          <w:numId w:val="8"/>
        </w:numPr>
        <w:rPr>
          <w:lang w:val="en-US"/>
        </w:rPr>
      </w:pPr>
      <w:r>
        <w:rPr>
          <w:lang w:val="en-US"/>
        </w:rPr>
        <w:t>Scene Graph Parser</w:t>
      </w:r>
    </w:p>
    <w:p w14:paraId="465E1CF5" w14:textId="1FA5A02E" w:rsidR="00E969EE" w:rsidRPr="00B135FF" w:rsidRDefault="00B135FF" w:rsidP="00B135FF">
      <w:pPr>
        <w:pStyle w:val="PargrafodaLista"/>
        <w:numPr>
          <w:ilvl w:val="1"/>
          <w:numId w:val="8"/>
        </w:numPr>
        <w:rPr>
          <w:lang w:val="en-US"/>
        </w:rPr>
      </w:pPr>
      <w:r>
        <w:rPr>
          <w:lang w:val="en-US"/>
        </w:rPr>
        <w:t>Debug additional threads</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9" w:name="_Toc466407021"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Cabealho1"/>
            <w:rPr>
              <w:sz w:val="48"/>
              <w:lang w:val="en-US"/>
            </w:rPr>
          </w:pPr>
          <w:r>
            <w:rPr>
              <w:sz w:val="48"/>
              <w:lang w:val="en-US"/>
            </w:rPr>
            <w:t>References</w:t>
          </w:r>
          <w:bookmarkEnd w:id="69"/>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534E0B15" w14:textId="77777777" w:rsidR="00B135FF"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B135FF" w:rsidRPr="00EB265F" w14:paraId="4FE445B9" w14:textId="77777777">
                <w:trPr>
                  <w:divId w:val="1889536894"/>
                  <w:tblCellSpacing w:w="15" w:type="dxa"/>
                </w:trPr>
                <w:tc>
                  <w:tcPr>
                    <w:tcW w:w="50" w:type="pct"/>
                    <w:hideMark/>
                  </w:tcPr>
                  <w:p w14:paraId="6DFD180F" w14:textId="6FC0D23B" w:rsidR="00B135FF" w:rsidRDefault="00B135FF">
                    <w:pPr>
                      <w:pStyle w:val="Bibliografia"/>
                      <w:rPr>
                        <w:noProof/>
                        <w:sz w:val="24"/>
                        <w:szCs w:val="24"/>
                        <w:lang w:val="en-US"/>
                      </w:rPr>
                    </w:pPr>
                    <w:r>
                      <w:rPr>
                        <w:noProof/>
                        <w:lang w:val="en-US"/>
                      </w:rPr>
                      <w:t xml:space="preserve">[1] </w:t>
                    </w:r>
                  </w:p>
                </w:tc>
                <w:tc>
                  <w:tcPr>
                    <w:tcW w:w="0" w:type="auto"/>
                    <w:hideMark/>
                  </w:tcPr>
                  <w:p w14:paraId="2190ED17" w14:textId="77777777" w:rsidR="00B135FF" w:rsidRDefault="00B135FF">
                    <w:pPr>
                      <w:pStyle w:val="Bibliografia"/>
                      <w:rPr>
                        <w:noProof/>
                        <w:lang w:val="en-US"/>
                      </w:rPr>
                    </w:pPr>
                    <w:r>
                      <w:rPr>
                        <w:noProof/>
                        <w:lang w:val="en-US"/>
                      </w:rPr>
                      <w:t>A. Aiken, "Compilers Theory," [Online]. Available: https://www.youtube.com/playlist?list=PLLH73N9cB21VSVEX1aSRlNTufaLK1dTAI.</w:t>
                    </w:r>
                  </w:p>
                </w:tc>
              </w:tr>
              <w:tr w:rsidR="00B135FF" w:rsidRPr="00EB265F" w14:paraId="2BB4B06B" w14:textId="77777777">
                <w:trPr>
                  <w:divId w:val="1889536894"/>
                  <w:tblCellSpacing w:w="15" w:type="dxa"/>
                </w:trPr>
                <w:tc>
                  <w:tcPr>
                    <w:tcW w:w="50" w:type="pct"/>
                    <w:hideMark/>
                  </w:tcPr>
                  <w:p w14:paraId="0353B728" w14:textId="77777777" w:rsidR="00B135FF" w:rsidRDefault="00B135FF">
                    <w:pPr>
                      <w:pStyle w:val="Bibliografia"/>
                      <w:rPr>
                        <w:noProof/>
                        <w:lang w:val="en-US"/>
                      </w:rPr>
                    </w:pPr>
                    <w:r>
                      <w:rPr>
                        <w:noProof/>
                        <w:lang w:val="en-US"/>
                      </w:rPr>
                      <w:t xml:space="preserve">[2] </w:t>
                    </w:r>
                  </w:p>
                </w:tc>
                <w:tc>
                  <w:tcPr>
                    <w:tcW w:w="0" w:type="auto"/>
                    <w:hideMark/>
                  </w:tcPr>
                  <w:p w14:paraId="3DA6310E" w14:textId="77777777" w:rsidR="00B135FF" w:rsidRDefault="00B135FF">
                    <w:pPr>
                      <w:pStyle w:val="Bibliografia"/>
                      <w:rPr>
                        <w:noProof/>
                        <w:lang w:val="en-US"/>
                      </w:rPr>
                    </w:pPr>
                    <w:r>
                      <w:rPr>
                        <w:noProof/>
                        <w:lang w:val="en-US"/>
                      </w:rPr>
                      <w:t xml:space="preserve">A. W. Appel, Modern Compiler Implementation in Java, Cambrige University Press, 2002. </w:t>
                    </w:r>
                  </w:p>
                </w:tc>
              </w:tr>
              <w:tr w:rsidR="00B135FF" w:rsidRPr="00EB265F" w14:paraId="46B945B1" w14:textId="77777777">
                <w:trPr>
                  <w:divId w:val="1889536894"/>
                  <w:tblCellSpacing w:w="15" w:type="dxa"/>
                </w:trPr>
                <w:tc>
                  <w:tcPr>
                    <w:tcW w:w="50" w:type="pct"/>
                    <w:hideMark/>
                  </w:tcPr>
                  <w:p w14:paraId="4DE0CA8B" w14:textId="77777777" w:rsidR="00B135FF" w:rsidRDefault="00B135FF">
                    <w:pPr>
                      <w:pStyle w:val="Bibliografia"/>
                      <w:rPr>
                        <w:noProof/>
                        <w:lang w:val="en-US"/>
                      </w:rPr>
                    </w:pPr>
                    <w:r>
                      <w:rPr>
                        <w:noProof/>
                        <w:lang w:val="en-US"/>
                      </w:rPr>
                      <w:t xml:space="preserve">[3] </w:t>
                    </w:r>
                  </w:p>
                </w:tc>
                <w:tc>
                  <w:tcPr>
                    <w:tcW w:w="0" w:type="auto"/>
                    <w:hideMark/>
                  </w:tcPr>
                  <w:p w14:paraId="43C70FE3" w14:textId="77777777" w:rsidR="00B135FF" w:rsidRDefault="00B135FF">
                    <w:pPr>
                      <w:pStyle w:val="Bibliografia"/>
                      <w:rPr>
                        <w:noProof/>
                        <w:lang w:val="en-US"/>
                      </w:rPr>
                    </w:pPr>
                    <w:r>
                      <w:rPr>
                        <w:noProof/>
                        <w:lang w:val="en-US"/>
                      </w:rPr>
                      <w:t>"BrightScript," [Online]. Available: https://sdkdocs.roku.com/display/sdkdoc/Roku+SDK+Documentation.</w:t>
                    </w:r>
                  </w:p>
                </w:tc>
              </w:tr>
              <w:tr w:rsidR="00B135FF" w:rsidRPr="00EB265F" w14:paraId="2B6632B2" w14:textId="77777777">
                <w:trPr>
                  <w:divId w:val="1889536894"/>
                  <w:tblCellSpacing w:w="15" w:type="dxa"/>
                </w:trPr>
                <w:tc>
                  <w:tcPr>
                    <w:tcW w:w="50" w:type="pct"/>
                    <w:hideMark/>
                  </w:tcPr>
                  <w:p w14:paraId="4CB3630E" w14:textId="77777777" w:rsidR="00B135FF" w:rsidRDefault="00B135FF">
                    <w:pPr>
                      <w:pStyle w:val="Bibliografia"/>
                      <w:rPr>
                        <w:noProof/>
                        <w:lang w:val="en-US"/>
                      </w:rPr>
                    </w:pPr>
                    <w:r>
                      <w:rPr>
                        <w:noProof/>
                        <w:lang w:val="en-US"/>
                      </w:rPr>
                      <w:t xml:space="preserve">[4] </w:t>
                    </w:r>
                  </w:p>
                </w:tc>
                <w:tc>
                  <w:tcPr>
                    <w:tcW w:w="0" w:type="auto"/>
                    <w:hideMark/>
                  </w:tcPr>
                  <w:p w14:paraId="18EBDC11" w14:textId="77777777" w:rsidR="00B135FF" w:rsidRDefault="00B135FF">
                    <w:pPr>
                      <w:pStyle w:val="Bibliografia"/>
                      <w:rPr>
                        <w:noProof/>
                        <w:lang w:val="en-US"/>
                      </w:rPr>
                    </w:pPr>
                    <w:r>
                      <w:rPr>
                        <w:noProof/>
                        <w:lang w:val="en-US"/>
                      </w:rPr>
                      <w:t>[Online]. Available: http://dinosaur.compilertools.net/#yacc.</w:t>
                    </w:r>
                  </w:p>
                </w:tc>
              </w:tr>
              <w:tr w:rsidR="00B135FF" w:rsidRPr="00EB265F" w14:paraId="05F100ED" w14:textId="77777777">
                <w:trPr>
                  <w:divId w:val="1889536894"/>
                  <w:tblCellSpacing w:w="15" w:type="dxa"/>
                </w:trPr>
                <w:tc>
                  <w:tcPr>
                    <w:tcW w:w="50" w:type="pct"/>
                    <w:hideMark/>
                  </w:tcPr>
                  <w:p w14:paraId="0AB3AB30" w14:textId="77777777" w:rsidR="00B135FF" w:rsidRDefault="00B135FF">
                    <w:pPr>
                      <w:pStyle w:val="Bibliografia"/>
                      <w:rPr>
                        <w:noProof/>
                        <w:lang w:val="en-US"/>
                      </w:rPr>
                    </w:pPr>
                    <w:r>
                      <w:rPr>
                        <w:noProof/>
                        <w:lang w:val="en-US"/>
                      </w:rPr>
                      <w:t xml:space="preserve">[5] </w:t>
                    </w:r>
                  </w:p>
                </w:tc>
                <w:tc>
                  <w:tcPr>
                    <w:tcW w:w="0" w:type="auto"/>
                    <w:hideMark/>
                  </w:tcPr>
                  <w:p w14:paraId="29BAFFB8" w14:textId="77777777" w:rsidR="00B135FF" w:rsidRDefault="00B135FF">
                    <w:pPr>
                      <w:pStyle w:val="Bibliografia"/>
                      <w:rPr>
                        <w:noProof/>
                        <w:lang w:val="en-US"/>
                      </w:rPr>
                    </w:pPr>
                    <w:r>
                      <w:rPr>
                        <w:noProof/>
                        <w:lang w:val="en-US"/>
                      </w:rPr>
                      <w:t>[Online]. Available: http://dinosaur.compilertools.net/#lex.</w:t>
                    </w:r>
                  </w:p>
                </w:tc>
              </w:tr>
              <w:tr w:rsidR="00B135FF" w:rsidRPr="00EB265F" w14:paraId="5FA68A12" w14:textId="77777777">
                <w:trPr>
                  <w:divId w:val="1889536894"/>
                  <w:tblCellSpacing w:w="15" w:type="dxa"/>
                </w:trPr>
                <w:tc>
                  <w:tcPr>
                    <w:tcW w:w="50" w:type="pct"/>
                    <w:hideMark/>
                  </w:tcPr>
                  <w:p w14:paraId="09BD37BA" w14:textId="77777777" w:rsidR="00B135FF" w:rsidRDefault="00B135FF">
                    <w:pPr>
                      <w:pStyle w:val="Bibliografia"/>
                      <w:rPr>
                        <w:noProof/>
                        <w:lang w:val="en-US"/>
                      </w:rPr>
                    </w:pPr>
                    <w:r>
                      <w:rPr>
                        <w:noProof/>
                        <w:lang w:val="en-US"/>
                      </w:rPr>
                      <w:t xml:space="preserve">[6] </w:t>
                    </w:r>
                  </w:p>
                </w:tc>
                <w:tc>
                  <w:tcPr>
                    <w:tcW w:w="0" w:type="auto"/>
                    <w:hideMark/>
                  </w:tcPr>
                  <w:p w14:paraId="3B0F93D1" w14:textId="77777777" w:rsidR="00B135FF" w:rsidRDefault="00B135FF">
                    <w:pPr>
                      <w:pStyle w:val="Bibliografia"/>
                      <w:rPr>
                        <w:noProof/>
                        <w:lang w:val="en-US"/>
                      </w:rPr>
                    </w:pPr>
                    <w:r>
                      <w:rPr>
                        <w:noProof/>
                        <w:lang w:val="en-US"/>
                      </w:rPr>
                      <w:t>"GPlex," [Online]. Available: http://gplex.codeplex.com/.</w:t>
                    </w:r>
                  </w:p>
                </w:tc>
              </w:tr>
              <w:tr w:rsidR="00B135FF" w:rsidRPr="00EB265F" w14:paraId="000EE1E9" w14:textId="77777777">
                <w:trPr>
                  <w:divId w:val="1889536894"/>
                  <w:tblCellSpacing w:w="15" w:type="dxa"/>
                </w:trPr>
                <w:tc>
                  <w:tcPr>
                    <w:tcW w:w="50" w:type="pct"/>
                    <w:hideMark/>
                  </w:tcPr>
                  <w:p w14:paraId="130BC9E1" w14:textId="77777777" w:rsidR="00B135FF" w:rsidRDefault="00B135FF">
                    <w:pPr>
                      <w:pStyle w:val="Bibliografia"/>
                      <w:rPr>
                        <w:noProof/>
                        <w:lang w:val="en-US"/>
                      </w:rPr>
                    </w:pPr>
                    <w:r>
                      <w:rPr>
                        <w:noProof/>
                        <w:lang w:val="en-US"/>
                      </w:rPr>
                      <w:t xml:space="preserve">[7] </w:t>
                    </w:r>
                  </w:p>
                </w:tc>
                <w:tc>
                  <w:tcPr>
                    <w:tcW w:w="0" w:type="auto"/>
                    <w:hideMark/>
                  </w:tcPr>
                  <w:p w14:paraId="464C8173" w14:textId="77777777" w:rsidR="00B135FF" w:rsidRDefault="00B135FF">
                    <w:pPr>
                      <w:pStyle w:val="Bibliografia"/>
                      <w:rPr>
                        <w:noProof/>
                        <w:lang w:val="en-US"/>
                      </w:rPr>
                    </w:pPr>
                    <w:r>
                      <w:rPr>
                        <w:noProof/>
                        <w:lang w:val="en-US"/>
                      </w:rPr>
                      <w:t>"Gppg," [Online]. Available: https://gppg.codeplex.com/.</w:t>
                    </w:r>
                  </w:p>
                </w:tc>
              </w:tr>
              <w:tr w:rsidR="00B135FF" w:rsidRPr="00EB265F" w14:paraId="04C3991C" w14:textId="77777777">
                <w:trPr>
                  <w:divId w:val="1889536894"/>
                  <w:tblCellSpacing w:w="15" w:type="dxa"/>
                </w:trPr>
                <w:tc>
                  <w:tcPr>
                    <w:tcW w:w="50" w:type="pct"/>
                    <w:hideMark/>
                  </w:tcPr>
                  <w:p w14:paraId="55FD65E9" w14:textId="77777777" w:rsidR="00B135FF" w:rsidRDefault="00B135FF">
                    <w:pPr>
                      <w:pStyle w:val="Bibliografia"/>
                      <w:rPr>
                        <w:noProof/>
                        <w:lang w:val="en-US"/>
                      </w:rPr>
                    </w:pPr>
                    <w:r>
                      <w:rPr>
                        <w:noProof/>
                        <w:lang w:val="en-US"/>
                      </w:rPr>
                      <w:t xml:space="preserve">[8] </w:t>
                    </w:r>
                  </w:p>
                </w:tc>
                <w:tc>
                  <w:tcPr>
                    <w:tcW w:w="0" w:type="auto"/>
                    <w:hideMark/>
                  </w:tcPr>
                  <w:p w14:paraId="753B734F" w14:textId="77777777" w:rsidR="00B135FF" w:rsidRDefault="00B135FF">
                    <w:pPr>
                      <w:pStyle w:val="Bibliografia"/>
                      <w:rPr>
                        <w:noProof/>
                        <w:lang w:val="en-US"/>
                      </w:rPr>
                    </w:pPr>
                    <w:r>
                      <w:rPr>
                        <w:noProof/>
                        <w:lang w:val="en-US"/>
                      </w:rPr>
                      <w:t>[Online]. Available: https://irony.codeplex.com/.</w:t>
                    </w:r>
                  </w:p>
                </w:tc>
              </w:tr>
              <w:tr w:rsidR="00B135FF" w:rsidRPr="00EB265F" w14:paraId="55F32606" w14:textId="77777777">
                <w:trPr>
                  <w:divId w:val="1889536894"/>
                  <w:tblCellSpacing w:w="15" w:type="dxa"/>
                </w:trPr>
                <w:tc>
                  <w:tcPr>
                    <w:tcW w:w="50" w:type="pct"/>
                    <w:hideMark/>
                  </w:tcPr>
                  <w:p w14:paraId="5ED580F1" w14:textId="77777777" w:rsidR="00B135FF" w:rsidRDefault="00B135FF">
                    <w:pPr>
                      <w:pStyle w:val="Bibliografia"/>
                      <w:rPr>
                        <w:noProof/>
                        <w:lang w:val="en-US"/>
                      </w:rPr>
                    </w:pPr>
                    <w:r>
                      <w:rPr>
                        <w:noProof/>
                        <w:lang w:val="en-US"/>
                      </w:rPr>
                      <w:t xml:space="preserve">[9] </w:t>
                    </w:r>
                  </w:p>
                </w:tc>
                <w:tc>
                  <w:tcPr>
                    <w:tcW w:w="0" w:type="auto"/>
                    <w:hideMark/>
                  </w:tcPr>
                  <w:p w14:paraId="3FC0791D" w14:textId="77777777" w:rsidR="00B135FF" w:rsidRDefault="00B135FF">
                    <w:pPr>
                      <w:pStyle w:val="Bibliografia"/>
                      <w:rPr>
                        <w:noProof/>
                        <w:lang w:val="en-US"/>
                      </w:rPr>
                    </w:pPr>
                    <w:r>
                      <w:rPr>
                        <w:noProof/>
                        <w:lang w:val="en-US"/>
                      </w:rPr>
                      <w:t>[Online]. Available: https://javacc.java.net/.</w:t>
                    </w:r>
                  </w:p>
                </w:tc>
              </w:tr>
              <w:tr w:rsidR="00B135FF" w:rsidRPr="00EB265F" w14:paraId="33725CE7" w14:textId="77777777">
                <w:trPr>
                  <w:divId w:val="1889536894"/>
                  <w:tblCellSpacing w:w="15" w:type="dxa"/>
                </w:trPr>
                <w:tc>
                  <w:tcPr>
                    <w:tcW w:w="50" w:type="pct"/>
                    <w:hideMark/>
                  </w:tcPr>
                  <w:p w14:paraId="6C06A1DF" w14:textId="77777777" w:rsidR="00B135FF" w:rsidRDefault="00B135FF">
                    <w:pPr>
                      <w:pStyle w:val="Bibliografia"/>
                      <w:rPr>
                        <w:noProof/>
                        <w:lang w:val="en-US"/>
                      </w:rPr>
                    </w:pPr>
                    <w:r>
                      <w:rPr>
                        <w:noProof/>
                        <w:lang w:val="en-US"/>
                      </w:rPr>
                      <w:t xml:space="preserve">[10] </w:t>
                    </w:r>
                  </w:p>
                </w:tc>
                <w:tc>
                  <w:tcPr>
                    <w:tcW w:w="0" w:type="auto"/>
                    <w:hideMark/>
                  </w:tcPr>
                  <w:p w14:paraId="557CE537" w14:textId="77777777" w:rsidR="00B135FF" w:rsidRDefault="00B135FF">
                    <w:pPr>
                      <w:pStyle w:val="Bibliografia"/>
                      <w:rPr>
                        <w:noProof/>
                        <w:lang w:val="en-US"/>
                      </w:rPr>
                    </w:pPr>
                    <w:r>
                      <w:rPr>
                        <w:noProof/>
                        <w:lang w:val="en-US"/>
                      </w:rPr>
                      <w:t>[Online]. Available: http://www.sablecc.org/.</w:t>
                    </w:r>
                  </w:p>
                </w:tc>
              </w:tr>
              <w:tr w:rsidR="00B135FF" w:rsidRPr="00EB265F" w14:paraId="7146AE0A" w14:textId="77777777">
                <w:trPr>
                  <w:divId w:val="1889536894"/>
                  <w:tblCellSpacing w:w="15" w:type="dxa"/>
                </w:trPr>
                <w:tc>
                  <w:tcPr>
                    <w:tcW w:w="50" w:type="pct"/>
                    <w:hideMark/>
                  </w:tcPr>
                  <w:p w14:paraId="4562CF4D" w14:textId="77777777" w:rsidR="00B135FF" w:rsidRDefault="00B135FF">
                    <w:pPr>
                      <w:pStyle w:val="Bibliografia"/>
                      <w:rPr>
                        <w:noProof/>
                        <w:lang w:val="en-US"/>
                      </w:rPr>
                    </w:pPr>
                    <w:r>
                      <w:rPr>
                        <w:noProof/>
                        <w:lang w:val="en-US"/>
                      </w:rPr>
                      <w:t xml:space="preserve">[11] </w:t>
                    </w:r>
                  </w:p>
                </w:tc>
                <w:tc>
                  <w:tcPr>
                    <w:tcW w:w="0" w:type="auto"/>
                    <w:hideMark/>
                  </w:tcPr>
                  <w:p w14:paraId="7AB79E73" w14:textId="77777777" w:rsidR="00B135FF" w:rsidRDefault="00B135FF">
                    <w:pPr>
                      <w:pStyle w:val="Bibliografia"/>
                      <w:rPr>
                        <w:noProof/>
                        <w:lang w:val="en-US"/>
                      </w:rPr>
                    </w:pPr>
                    <w:r>
                      <w:rPr>
                        <w:noProof/>
                        <w:lang w:val="en-US"/>
                      </w:rPr>
                      <w:t>"Python Tools," [Online]. Available: https://github.com/Microsoft/PTVS.</w:t>
                    </w:r>
                  </w:p>
                </w:tc>
              </w:tr>
              <w:tr w:rsidR="00B135FF" w:rsidRPr="00EB265F" w14:paraId="13FCCE06" w14:textId="77777777">
                <w:trPr>
                  <w:divId w:val="1889536894"/>
                  <w:tblCellSpacing w:w="15" w:type="dxa"/>
                </w:trPr>
                <w:tc>
                  <w:tcPr>
                    <w:tcW w:w="50" w:type="pct"/>
                    <w:hideMark/>
                  </w:tcPr>
                  <w:p w14:paraId="3F8FB709" w14:textId="77777777" w:rsidR="00B135FF" w:rsidRDefault="00B135FF">
                    <w:pPr>
                      <w:pStyle w:val="Bibliografia"/>
                      <w:rPr>
                        <w:noProof/>
                        <w:lang w:val="en-US"/>
                      </w:rPr>
                    </w:pPr>
                    <w:r>
                      <w:rPr>
                        <w:noProof/>
                        <w:lang w:val="en-US"/>
                      </w:rPr>
                      <w:t xml:space="preserve">[12] </w:t>
                    </w:r>
                  </w:p>
                </w:tc>
                <w:tc>
                  <w:tcPr>
                    <w:tcW w:w="0" w:type="auto"/>
                    <w:hideMark/>
                  </w:tcPr>
                  <w:p w14:paraId="076DA26C" w14:textId="77777777" w:rsidR="00B135FF" w:rsidRDefault="00B135FF">
                    <w:pPr>
                      <w:pStyle w:val="Bibliografia"/>
                      <w:rPr>
                        <w:noProof/>
                        <w:lang w:val="en-US"/>
                      </w:rPr>
                    </w:pPr>
                    <w:r>
                      <w:rPr>
                        <w:noProof/>
                        <w:lang w:val="en-US"/>
                      </w:rPr>
                      <w:t>"Visual Studio Extension for Lua," [Online]. Available: https://github.com/Microsoft/VSLua.</w:t>
                    </w:r>
                  </w:p>
                </w:tc>
              </w:tr>
              <w:tr w:rsidR="00B135FF" w:rsidRPr="00EB265F" w14:paraId="396979FF" w14:textId="77777777">
                <w:trPr>
                  <w:divId w:val="1889536894"/>
                  <w:tblCellSpacing w:w="15" w:type="dxa"/>
                </w:trPr>
                <w:tc>
                  <w:tcPr>
                    <w:tcW w:w="50" w:type="pct"/>
                    <w:hideMark/>
                  </w:tcPr>
                  <w:p w14:paraId="647865EA" w14:textId="77777777" w:rsidR="00B135FF" w:rsidRDefault="00B135FF">
                    <w:pPr>
                      <w:pStyle w:val="Bibliografia"/>
                      <w:rPr>
                        <w:noProof/>
                        <w:lang w:val="en-US"/>
                      </w:rPr>
                    </w:pPr>
                    <w:r>
                      <w:rPr>
                        <w:noProof/>
                        <w:lang w:val="en-US"/>
                      </w:rPr>
                      <w:t xml:space="preserve">[13] </w:t>
                    </w:r>
                  </w:p>
                </w:tc>
                <w:tc>
                  <w:tcPr>
                    <w:tcW w:w="0" w:type="auto"/>
                    <w:hideMark/>
                  </w:tcPr>
                  <w:p w14:paraId="79EAA283" w14:textId="77777777" w:rsidR="00B135FF" w:rsidRDefault="00B135FF">
                    <w:pPr>
                      <w:pStyle w:val="Bibliografia"/>
                      <w:rPr>
                        <w:noProof/>
                        <w:lang w:val="en-US"/>
                      </w:rPr>
                    </w:pPr>
                    <w:r>
                      <w:rPr>
                        <w:noProof/>
                        <w:lang w:val="en-US"/>
                      </w:rPr>
                      <w:t>Microsoft, "Visual Studio MI Debug Engine," [Online]. Available: https://github.com/Microsoft/MIEngine.</w:t>
                    </w:r>
                  </w:p>
                </w:tc>
              </w:tr>
              <w:tr w:rsidR="00B135FF" w:rsidRPr="00EB265F" w14:paraId="09632398" w14:textId="77777777">
                <w:trPr>
                  <w:divId w:val="1889536894"/>
                  <w:tblCellSpacing w:w="15" w:type="dxa"/>
                </w:trPr>
                <w:tc>
                  <w:tcPr>
                    <w:tcW w:w="50" w:type="pct"/>
                    <w:hideMark/>
                  </w:tcPr>
                  <w:p w14:paraId="1E79EF99" w14:textId="77777777" w:rsidR="00B135FF" w:rsidRDefault="00B135FF">
                    <w:pPr>
                      <w:pStyle w:val="Bibliografia"/>
                      <w:rPr>
                        <w:noProof/>
                        <w:lang w:val="en-US"/>
                      </w:rPr>
                    </w:pPr>
                    <w:r>
                      <w:rPr>
                        <w:noProof/>
                        <w:lang w:val="en-US"/>
                      </w:rPr>
                      <w:t xml:space="preserve">[14] </w:t>
                    </w:r>
                  </w:p>
                </w:tc>
                <w:tc>
                  <w:tcPr>
                    <w:tcW w:w="0" w:type="auto"/>
                    <w:hideMark/>
                  </w:tcPr>
                  <w:p w14:paraId="46E990C1" w14:textId="77777777" w:rsidR="00B135FF" w:rsidRDefault="00B135FF">
                    <w:pPr>
                      <w:pStyle w:val="Bibliografia"/>
                      <w:rPr>
                        <w:noProof/>
                        <w:lang w:val="en-US"/>
                      </w:rPr>
                    </w:pPr>
                    <w:r>
                      <w:rPr>
                        <w:noProof/>
                        <w:lang w:val="en-US"/>
                      </w:rPr>
                      <w:t>"MEF - Managed Extensibility Framework," [Online]. Available: https://msdn.microsoft.com/en-us/library/dd460648(v=vs.110).aspx.</w:t>
                    </w:r>
                  </w:p>
                </w:tc>
              </w:tr>
              <w:tr w:rsidR="00B135FF" w:rsidRPr="00EB265F" w14:paraId="4EA04E45" w14:textId="77777777">
                <w:trPr>
                  <w:divId w:val="1889536894"/>
                  <w:tblCellSpacing w:w="15" w:type="dxa"/>
                </w:trPr>
                <w:tc>
                  <w:tcPr>
                    <w:tcW w:w="50" w:type="pct"/>
                    <w:hideMark/>
                  </w:tcPr>
                  <w:p w14:paraId="3B592BC7" w14:textId="77777777" w:rsidR="00B135FF" w:rsidRDefault="00B135FF">
                    <w:pPr>
                      <w:pStyle w:val="Bibliografia"/>
                      <w:rPr>
                        <w:noProof/>
                        <w:lang w:val="en-US"/>
                      </w:rPr>
                    </w:pPr>
                    <w:r>
                      <w:rPr>
                        <w:noProof/>
                        <w:lang w:val="en-US"/>
                      </w:rPr>
                      <w:lastRenderedPageBreak/>
                      <w:t xml:space="preserve">[15] </w:t>
                    </w:r>
                  </w:p>
                </w:tc>
                <w:tc>
                  <w:tcPr>
                    <w:tcW w:w="0" w:type="auto"/>
                    <w:hideMark/>
                  </w:tcPr>
                  <w:p w14:paraId="66F1358D" w14:textId="77777777" w:rsidR="00B135FF" w:rsidRDefault="00B135FF">
                    <w:pPr>
                      <w:pStyle w:val="Bibliografia"/>
                      <w:rPr>
                        <w:noProof/>
                        <w:lang w:val="en-US"/>
                      </w:rPr>
                    </w:pPr>
                    <w:r>
                      <w:rPr>
                        <w:noProof/>
                        <w:lang w:val="en-US"/>
                      </w:rPr>
                      <w:t>"VSProjectSystem," [Online]. Available: https://github.com/Microsoft/VSProjectSystem/.</w:t>
                    </w:r>
                  </w:p>
                </w:tc>
              </w:tr>
              <w:tr w:rsidR="00B135FF" w:rsidRPr="00EB265F" w14:paraId="70DB092F" w14:textId="77777777">
                <w:trPr>
                  <w:divId w:val="1889536894"/>
                  <w:tblCellSpacing w:w="15" w:type="dxa"/>
                </w:trPr>
                <w:tc>
                  <w:tcPr>
                    <w:tcW w:w="50" w:type="pct"/>
                    <w:hideMark/>
                  </w:tcPr>
                  <w:p w14:paraId="76E7840E" w14:textId="77777777" w:rsidR="00B135FF" w:rsidRDefault="00B135FF">
                    <w:pPr>
                      <w:pStyle w:val="Bibliografia"/>
                      <w:rPr>
                        <w:noProof/>
                        <w:lang w:val="en-US"/>
                      </w:rPr>
                    </w:pPr>
                    <w:r>
                      <w:rPr>
                        <w:noProof/>
                        <w:lang w:val="en-US"/>
                      </w:rPr>
                      <w:t xml:space="preserve">[16] </w:t>
                    </w:r>
                  </w:p>
                </w:tc>
                <w:tc>
                  <w:tcPr>
                    <w:tcW w:w="0" w:type="auto"/>
                    <w:hideMark/>
                  </w:tcPr>
                  <w:p w14:paraId="2AC208DE" w14:textId="77777777" w:rsidR="00B135FF" w:rsidRDefault="00B135FF">
                    <w:pPr>
                      <w:pStyle w:val="Bibliografia"/>
                      <w:rPr>
                        <w:noProof/>
                        <w:lang w:val="en-US"/>
                      </w:rPr>
                    </w:pPr>
                    <w:r>
                      <w:rPr>
                        <w:noProof/>
                        <w:lang w:val="en-US"/>
                      </w:rPr>
                      <w:t>"PowerShell Tools," [Online]. Available: https://github.com/adamdriscoll/poshtools.</w:t>
                    </w:r>
                  </w:p>
                </w:tc>
              </w:tr>
            </w:tbl>
            <w:p w14:paraId="1DFC366E" w14:textId="77777777" w:rsidR="00B135FF" w:rsidRPr="00B135FF" w:rsidRDefault="00B135FF">
              <w:pPr>
                <w:divId w:val="1889536894"/>
                <w:rPr>
                  <w:rFonts w:eastAsia="Times New Roman"/>
                  <w:noProof/>
                  <w:lang w:val="en-US"/>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4F7D5B">
      <w:pPr>
        <w:pStyle w:val="Cabealho1"/>
        <w:rPr>
          <w:lang w:val="en-US"/>
        </w:rPr>
      </w:pPr>
      <w:bookmarkStart w:id="70" w:name="_Toc466407022"/>
      <w:r w:rsidRPr="00F8608E">
        <w:rPr>
          <w:lang w:val="en-US"/>
        </w:rPr>
        <w:lastRenderedPageBreak/>
        <w:t>Figures</w:t>
      </w:r>
      <w:r>
        <w:rPr>
          <w:lang w:val="en-US"/>
        </w:rPr>
        <w:t xml:space="preserve"> Index</w:t>
      </w:r>
      <w:bookmarkEnd w:id="70"/>
    </w:p>
    <w:p w14:paraId="5A84000C" w14:textId="77777777" w:rsidR="003E6183" w:rsidRPr="003E6183" w:rsidRDefault="003E6183" w:rsidP="003E6183">
      <w:pPr>
        <w:rPr>
          <w:lang w:val="en-US"/>
        </w:rPr>
      </w:pPr>
    </w:p>
    <w:p w14:paraId="197B7085" w14:textId="0E4F47D2" w:rsidR="00300D00"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66411223" w:history="1">
        <w:r w:rsidR="00300D00" w:rsidRPr="008D699D">
          <w:rPr>
            <w:rStyle w:val="Hiperligao"/>
            <w:noProof/>
            <w:lang w:val="en-US"/>
          </w:rPr>
          <w:t>Figure 1 - Component diagram</w:t>
        </w:r>
        <w:r w:rsidR="00300D00">
          <w:rPr>
            <w:noProof/>
            <w:webHidden/>
          </w:rPr>
          <w:tab/>
        </w:r>
        <w:r w:rsidR="00300D00">
          <w:rPr>
            <w:noProof/>
            <w:webHidden/>
          </w:rPr>
          <w:fldChar w:fldCharType="begin"/>
        </w:r>
        <w:r w:rsidR="00300D00">
          <w:rPr>
            <w:noProof/>
            <w:webHidden/>
          </w:rPr>
          <w:instrText xml:space="preserve"> PAGEREF _Toc466411223 \h </w:instrText>
        </w:r>
        <w:r w:rsidR="00300D00">
          <w:rPr>
            <w:noProof/>
            <w:webHidden/>
          </w:rPr>
        </w:r>
        <w:r w:rsidR="00300D00">
          <w:rPr>
            <w:noProof/>
            <w:webHidden/>
          </w:rPr>
          <w:fldChar w:fldCharType="separate"/>
        </w:r>
        <w:r w:rsidR="00300D00">
          <w:rPr>
            <w:noProof/>
            <w:webHidden/>
          </w:rPr>
          <w:t>2</w:t>
        </w:r>
        <w:r w:rsidR="00300D00">
          <w:rPr>
            <w:noProof/>
            <w:webHidden/>
          </w:rPr>
          <w:fldChar w:fldCharType="end"/>
        </w:r>
      </w:hyperlink>
    </w:p>
    <w:p w14:paraId="2F986653" w14:textId="488364A1" w:rsidR="00300D00" w:rsidRDefault="00EB265F">
      <w:pPr>
        <w:pStyle w:val="ndicedeilustraes"/>
        <w:tabs>
          <w:tab w:val="right" w:leader="dot" w:pos="9016"/>
        </w:tabs>
        <w:rPr>
          <w:rFonts w:eastAsiaTheme="minorEastAsia"/>
          <w:noProof/>
          <w:sz w:val="22"/>
          <w:lang w:eastAsia="pt-PT"/>
        </w:rPr>
      </w:pPr>
      <w:hyperlink w:anchor="_Toc466411224" w:history="1">
        <w:r w:rsidR="00300D00" w:rsidRPr="008D699D">
          <w:rPr>
            <w:rStyle w:val="Hiperligao"/>
            <w:noProof/>
            <w:lang w:val="en-US"/>
          </w:rPr>
          <w:t>Figure 2 - Phases of a compiler, and interfaces between them, extracted from [2]</w:t>
        </w:r>
        <w:r w:rsidR="00300D00">
          <w:rPr>
            <w:noProof/>
            <w:webHidden/>
          </w:rPr>
          <w:tab/>
        </w:r>
        <w:r w:rsidR="00300D00">
          <w:rPr>
            <w:noProof/>
            <w:webHidden/>
          </w:rPr>
          <w:fldChar w:fldCharType="begin"/>
        </w:r>
        <w:r w:rsidR="00300D00">
          <w:rPr>
            <w:noProof/>
            <w:webHidden/>
          </w:rPr>
          <w:instrText xml:space="preserve"> PAGEREF _Toc466411224 \h </w:instrText>
        </w:r>
        <w:r w:rsidR="00300D00">
          <w:rPr>
            <w:noProof/>
            <w:webHidden/>
          </w:rPr>
        </w:r>
        <w:r w:rsidR="00300D00">
          <w:rPr>
            <w:noProof/>
            <w:webHidden/>
          </w:rPr>
          <w:fldChar w:fldCharType="separate"/>
        </w:r>
        <w:r w:rsidR="00300D00">
          <w:rPr>
            <w:noProof/>
            <w:webHidden/>
          </w:rPr>
          <w:t>4</w:t>
        </w:r>
        <w:r w:rsidR="00300D00">
          <w:rPr>
            <w:noProof/>
            <w:webHidden/>
          </w:rPr>
          <w:fldChar w:fldCharType="end"/>
        </w:r>
      </w:hyperlink>
    </w:p>
    <w:p w14:paraId="049A46FD" w14:textId="6B3D724A" w:rsidR="00300D00" w:rsidRDefault="00EB265F">
      <w:pPr>
        <w:pStyle w:val="ndicedeilustraes"/>
        <w:tabs>
          <w:tab w:val="right" w:leader="dot" w:pos="9016"/>
        </w:tabs>
        <w:rPr>
          <w:rFonts w:eastAsiaTheme="minorEastAsia"/>
          <w:noProof/>
          <w:sz w:val="22"/>
          <w:lang w:eastAsia="pt-PT"/>
        </w:rPr>
      </w:pPr>
      <w:hyperlink w:anchor="_Toc466411225" w:history="1">
        <w:r w:rsidR="00300D00" w:rsidRPr="008D699D">
          <w:rPr>
            <w:rStyle w:val="Hiperligao"/>
            <w:noProof/>
            <w:lang w:val="en-GB"/>
          </w:rPr>
          <w:t xml:space="preserve">Figure 3 - </w:t>
        </w:r>
        <w:r w:rsidR="00300D00" w:rsidRPr="008D699D">
          <w:rPr>
            <w:rStyle w:val="Hiperligao"/>
            <w:noProof/>
            <w:lang w:val="en-US"/>
          </w:rPr>
          <w:t>Combined ﬁnite automaton, extracted from [2]</w:t>
        </w:r>
        <w:r w:rsidR="00300D00">
          <w:rPr>
            <w:noProof/>
            <w:webHidden/>
          </w:rPr>
          <w:tab/>
        </w:r>
        <w:r w:rsidR="00300D00">
          <w:rPr>
            <w:noProof/>
            <w:webHidden/>
          </w:rPr>
          <w:fldChar w:fldCharType="begin"/>
        </w:r>
        <w:r w:rsidR="00300D00">
          <w:rPr>
            <w:noProof/>
            <w:webHidden/>
          </w:rPr>
          <w:instrText xml:space="preserve"> PAGEREF _Toc466411225 \h </w:instrText>
        </w:r>
        <w:r w:rsidR="00300D00">
          <w:rPr>
            <w:noProof/>
            <w:webHidden/>
          </w:rPr>
        </w:r>
        <w:r w:rsidR="00300D00">
          <w:rPr>
            <w:noProof/>
            <w:webHidden/>
          </w:rPr>
          <w:fldChar w:fldCharType="separate"/>
        </w:r>
        <w:r w:rsidR="00300D00">
          <w:rPr>
            <w:noProof/>
            <w:webHidden/>
          </w:rPr>
          <w:t>6</w:t>
        </w:r>
        <w:r w:rsidR="00300D00">
          <w:rPr>
            <w:noProof/>
            <w:webHidden/>
          </w:rPr>
          <w:fldChar w:fldCharType="end"/>
        </w:r>
      </w:hyperlink>
    </w:p>
    <w:p w14:paraId="2DA1FA4E" w14:textId="1F078A1C" w:rsidR="00300D00" w:rsidRDefault="00EB265F">
      <w:pPr>
        <w:pStyle w:val="ndicedeilustraes"/>
        <w:tabs>
          <w:tab w:val="right" w:leader="dot" w:pos="9016"/>
        </w:tabs>
        <w:rPr>
          <w:rFonts w:eastAsiaTheme="minorEastAsia"/>
          <w:noProof/>
          <w:sz w:val="22"/>
          <w:lang w:eastAsia="pt-PT"/>
        </w:rPr>
      </w:pPr>
      <w:hyperlink w:anchor="_Toc466411226" w:history="1">
        <w:r w:rsidR="00300D00" w:rsidRPr="008D699D">
          <w:rPr>
            <w:rStyle w:val="Hiperligao"/>
            <w:noProof/>
            <w:lang w:val="en-US"/>
          </w:rPr>
          <w:t>Figure 4 - LR(0) states for Grammar, extracted from [2]</w:t>
        </w:r>
        <w:r w:rsidR="00300D00">
          <w:rPr>
            <w:noProof/>
            <w:webHidden/>
          </w:rPr>
          <w:tab/>
        </w:r>
        <w:r w:rsidR="00300D00">
          <w:rPr>
            <w:noProof/>
            <w:webHidden/>
          </w:rPr>
          <w:fldChar w:fldCharType="begin"/>
        </w:r>
        <w:r w:rsidR="00300D00">
          <w:rPr>
            <w:noProof/>
            <w:webHidden/>
          </w:rPr>
          <w:instrText xml:space="preserve"> PAGEREF _Toc466411226 \h </w:instrText>
        </w:r>
        <w:r w:rsidR="00300D00">
          <w:rPr>
            <w:noProof/>
            <w:webHidden/>
          </w:rPr>
        </w:r>
        <w:r w:rsidR="00300D00">
          <w:rPr>
            <w:noProof/>
            <w:webHidden/>
          </w:rPr>
          <w:fldChar w:fldCharType="separate"/>
        </w:r>
        <w:r w:rsidR="00300D00">
          <w:rPr>
            <w:noProof/>
            <w:webHidden/>
          </w:rPr>
          <w:t>7</w:t>
        </w:r>
        <w:r w:rsidR="00300D00">
          <w:rPr>
            <w:noProof/>
            <w:webHidden/>
          </w:rPr>
          <w:fldChar w:fldCharType="end"/>
        </w:r>
      </w:hyperlink>
    </w:p>
    <w:p w14:paraId="3A0C4420" w14:textId="00E51B0D" w:rsidR="00300D00" w:rsidRDefault="00EB265F">
      <w:pPr>
        <w:pStyle w:val="ndicedeilustraes"/>
        <w:tabs>
          <w:tab w:val="right" w:leader="dot" w:pos="9016"/>
        </w:tabs>
        <w:rPr>
          <w:rFonts w:eastAsiaTheme="minorEastAsia"/>
          <w:noProof/>
          <w:sz w:val="22"/>
          <w:lang w:eastAsia="pt-PT"/>
        </w:rPr>
      </w:pPr>
      <w:hyperlink w:anchor="_Toc466411227" w:history="1">
        <w:r w:rsidR="00300D00" w:rsidRPr="008D699D">
          <w:rPr>
            <w:rStyle w:val="Hiperligao"/>
            <w:noProof/>
            <w:lang w:val="en-US"/>
          </w:rPr>
          <w:t>Figure 5 - Abstract Syntax Tree Sample, extracted from [2]</w:t>
        </w:r>
        <w:r w:rsidR="00300D00">
          <w:rPr>
            <w:noProof/>
            <w:webHidden/>
          </w:rPr>
          <w:tab/>
        </w:r>
        <w:r w:rsidR="00300D00">
          <w:rPr>
            <w:noProof/>
            <w:webHidden/>
          </w:rPr>
          <w:fldChar w:fldCharType="begin"/>
        </w:r>
        <w:r w:rsidR="00300D00">
          <w:rPr>
            <w:noProof/>
            <w:webHidden/>
          </w:rPr>
          <w:instrText xml:space="preserve"> PAGEREF _Toc466411227 \h </w:instrText>
        </w:r>
        <w:r w:rsidR="00300D00">
          <w:rPr>
            <w:noProof/>
            <w:webHidden/>
          </w:rPr>
        </w:r>
        <w:r w:rsidR="00300D00">
          <w:rPr>
            <w:noProof/>
            <w:webHidden/>
          </w:rPr>
          <w:fldChar w:fldCharType="separate"/>
        </w:r>
        <w:r w:rsidR="00300D00">
          <w:rPr>
            <w:noProof/>
            <w:webHidden/>
          </w:rPr>
          <w:t>8</w:t>
        </w:r>
        <w:r w:rsidR="00300D00">
          <w:rPr>
            <w:noProof/>
            <w:webHidden/>
          </w:rPr>
          <w:fldChar w:fldCharType="end"/>
        </w:r>
      </w:hyperlink>
    </w:p>
    <w:p w14:paraId="039E458A" w14:textId="5072CBC3" w:rsidR="00300D00" w:rsidRDefault="00EB265F">
      <w:pPr>
        <w:pStyle w:val="ndicedeilustraes"/>
        <w:tabs>
          <w:tab w:val="right" w:leader="dot" w:pos="9016"/>
        </w:tabs>
        <w:rPr>
          <w:rFonts w:eastAsiaTheme="minorEastAsia"/>
          <w:noProof/>
          <w:sz w:val="22"/>
          <w:lang w:eastAsia="pt-PT"/>
        </w:rPr>
      </w:pPr>
      <w:hyperlink w:anchor="_Toc466411228" w:history="1">
        <w:r w:rsidR="00300D00" w:rsidRPr="008D699D">
          <w:rPr>
            <w:rStyle w:val="Hiperligao"/>
            <w:noProof/>
          </w:rPr>
          <w:t xml:space="preserve">Figure 6 - </w:t>
        </w:r>
        <w:r w:rsidR="00300D00" w:rsidRPr="008D699D">
          <w:rPr>
            <w:rStyle w:val="Hiperligao"/>
            <w:noProof/>
            <w:lang w:val="en-US"/>
          </w:rPr>
          <w:t>Compiler Components</w:t>
        </w:r>
        <w:r w:rsidR="00300D00">
          <w:rPr>
            <w:noProof/>
            <w:webHidden/>
          </w:rPr>
          <w:tab/>
        </w:r>
        <w:r w:rsidR="00300D00">
          <w:rPr>
            <w:noProof/>
            <w:webHidden/>
          </w:rPr>
          <w:fldChar w:fldCharType="begin"/>
        </w:r>
        <w:r w:rsidR="00300D00">
          <w:rPr>
            <w:noProof/>
            <w:webHidden/>
          </w:rPr>
          <w:instrText xml:space="preserve"> PAGEREF _Toc466411228 \h </w:instrText>
        </w:r>
        <w:r w:rsidR="00300D00">
          <w:rPr>
            <w:noProof/>
            <w:webHidden/>
          </w:rPr>
        </w:r>
        <w:r w:rsidR="00300D00">
          <w:rPr>
            <w:noProof/>
            <w:webHidden/>
          </w:rPr>
          <w:fldChar w:fldCharType="separate"/>
        </w:r>
        <w:r w:rsidR="00300D00">
          <w:rPr>
            <w:noProof/>
            <w:webHidden/>
          </w:rPr>
          <w:t>12</w:t>
        </w:r>
        <w:r w:rsidR="00300D00">
          <w:rPr>
            <w:noProof/>
            <w:webHidden/>
          </w:rPr>
          <w:fldChar w:fldCharType="end"/>
        </w:r>
      </w:hyperlink>
    </w:p>
    <w:p w14:paraId="69DE5E4D" w14:textId="6D383E33" w:rsidR="00300D00" w:rsidRDefault="00EB265F">
      <w:pPr>
        <w:pStyle w:val="ndicedeilustraes"/>
        <w:tabs>
          <w:tab w:val="right" w:leader="dot" w:pos="9016"/>
        </w:tabs>
        <w:rPr>
          <w:rFonts w:eastAsiaTheme="minorEastAsia"/>
          <w:noProof/>
          <w:sz w:val="22"/>
          <w:lang w:eastAsia="pt-PT"/>
        </w:rPr>
      </w:pPr>
      <w:hyperlink w:anchor="_Toc466411229" w:history="1">
        <w:r w:rsidR="00300D00" w:rsidRPr="008D699D">
          <w:rPr>
            <w:rStyle w:val="Hiperligao"/>
            <w:noProof/>
            <w:lang w:val="en-US"/>
          </w:rPr>
          <w:t>Figure 7 - FSA - Finite State Automata, extracted from [2]</w:t>
        </w:r>
        <w:r w:rsidR="00300D00">
          <w:rPr>
            <w:noProof/>
            <w:webHidden/>
          </w:rPr>
          <w:tab/>
        </w:r>
        <w:r w:rsidR="00300D00">
          <w:rPr>
            <w:noProof/>
            <w:webHidden/>
          </w:rPr>
          <w:fldChar w:fldCharType="begin"/>
        </w:r>
        <w:r w:rsidR="00300D00">
          <w:rPr>
            <w:noProof/>
            <w:webHidden/>
          </w:rPr>
          <w:instrText xml:space="preserve"> PAGEREF _Toc466411229 \h </w:instrText>
        </w:r>
        <w:r w:rsidR="00300D00">
          <w:rPr>
            <w:noProof/>
            <w:webHidden/>
          </w:rPr>
        </w:r>
        <w:r w:rsidR="00300D00">
          <w:rPr>
            <w:noProof/>
            <w:webHidden/>
          </w:rPr>
          <w:fldChar w:fldCharType="separate"/>
        </w:r>
        <w:r w:rsidR="00300D00">
          <w:rPr>
            <w:noProof/>
            <w:webHidden/>
          </w:rPr>
          <w:t>13</w:t>
        </w:r>
        <w:r w:rsidR="00300D00">
          <w:rPr>
            <w:noProof/>
            <w:webHidden/>
          </w:rPr>
          <w:fldChar w:fldCharType="end"/>
        </w:r>
      </w:hyperlink>
    </w:p>
    <w:p w14:paraId="12D49F65" w14:textId="4B2CE9B5" w:rsidR="00300D00" w:rsidRDefault="00EB265F">
      <w:pPr>
        <w:pStyle w:val="ndicedeilustraes"/>
        <w:tabs>
          <w:tab w:val="right" w:leader="dot" w:pos="9016"/>
        </w:tabs>
        <w:rPr>
          <w:rFonts w:eastAsiaTheme="minorEastAsia"/>
          <w:noProof/>
          <w:sz w:val="22"/>
          <w:lang w:eastAsia="pt-PT"/>
        </w:rPr>
      </w:pPr>
      <w:hyperlink w:anchor="_Toc466411230" w:history="1">
        <w:r w:rsidR="00300D00" w:rsidRPr="008D699D">
          <w:rPr>
            <w:rStyle w:val="Hiperligao"/>
            <w:noProof/>
            <w:lang w:val="en-US"/>
          </w:rPr>
          <w:t>Figure 8 - Shift reduce table, extracted from [2]</w:t>
        </w:r>
        <w:r w:rsidR="00300D00">
          <w:rPr>
            <w:noProof/>
            <w:webHidden/>
          </w:rPr>
          <w:tab/>
        </w:r>
        <w:r w:rsidR="00300D00">
          <w:rPr>
            <w:noProof/>
            <w:webHidden/>
          </w:rPr>
          <w:fldChar w:fldCharType="begin"/>
        </w:r>
        <w:r w:rsidR="00300D00">
          <w:rPr>
            <w:noProof/>
            <w:webHidden/>
          </w:rPr>
          <w:instrText xml:space="preserve"> PAGEREF _Toc466411230 \h </w:instrText>
        </w:r>
        <w:r w:rsidR="00300D00">
          <w:rPr>
            <w:noProof/>
            <w:webHidden/>
          </w:rPr>
        </w:r>
        <w:r w:rsidR="00300D00">
          <w:rPr>
            <w:noProof/>
            <w:webHidden/>
          </w:rPr>
          <w:fldChar w:fldCharType="separate"/>
        </w:r>
        <w:r w:rsidR="00300D00">
          <w:rPr>
            <w:noProof/>
            <w:webHidden/>
          </w:rPr>
          <w:t>14</w:t>
        </w:r>
        <w:r w:rsidR="00300D00">
          <w:rPr>
            <w:noProof/>
            <w:webHidden/>
          </w:rPr>
          <w:fldChar w:fldCharType="end"/>
        </w:r>
      </w:hyperlink>
    </w:p>
    <w:p w14:paraId="01F39CFE" w14:textId="43DE1A71" w:rsidR="00300D00" w:rsidRDefault="00EB265F">
      <w:pPr>
        <w:pStyle w:val="ndicedeilustraes"/>
        <w:tabs>
          <w:tab w:val="right" w:leader="dot" w:pos="9016"/>
        </w:tabs>
        <w:rPr>
          <w:rFonts w:eastAsiaTheme="minorEastAsia"/>
          <w:noProof/>
          <w:sz w:val="22"/>
          <w:lang w:eastAsia="pt-PT"/>
        </w:rPr>
      </w:pPr>
      <w:hyperlink w:anchor="_Toc466411231" w:history="1">
        <w:r w:rsidR="00300D00" w:rsidRPr="008D699D">
          <w:rPr>
            <w:rStyle w:val="Hiperligao"/>
            <w:noProof/>
            <w:lang w:val="en-US"/>
          </w:rPr>
          <w:t>Figure 9 - Debuger diagram</w:t>
        </w:r>
        <w:r w:rsidR="00300D00">
          <w:rPr>
            <w:noProof/>
            <w:webHidden/>
          </w:rPr>
          <w:tab/>
        </w:r>
        <w:r w:rsidR="00300D00">
          <w:rPr>
            <w:noProof/>
            <w:webHidden/>
          </w:rPr>
          <w:fldChar w:fldCharType="begin"/>
        </w:r>
        <w:r w:rsidR="00300D00">
          <w:rPr>
            <w:noProof/>
            <w:webHidden/>
          </w:rPr>
          <w:instrText xml:space="preserve"> PAGEREF _Toc466411231 \h </w:instrText>
        </w:r>
        <w:r w:rsidR="00300D00">
          <w:rPr>
            <w:noProof/>
            <w:webHidden/>
          </w:rPr>
        </w:r>
        <w:r w:rsidR="00300D00">
          <w:rPr>
            <w:noProof/>
            <w:webHidden/>
          </w:rPr>
          <w:fldChar w:fldCharType="separate"/>
        </w:r>
        <w:r w:rsidR="00300D00">
          <w:rPr>
            <w:noProof/>
            <w:webHidden/>
          </w:rPr>
          <w:t>15</w:t>
        </w:r>
        <w:r w:rsidR="00300D00">
          <w:rPr>
            <w:noProof/>
            <w:webHidden/>
          </w:rPr>
          <w:fldChar w:fldCharType="end"/>
        </w:r>
      </w:hyperlink>
    </w:p>
    <w:p w14:paraId="79DA71B2" w14:textId="6B202A10" w:rsidR="00300D00" w:rsidRDefault="00EB265F">
      <w:pPr>
        <w:pStyle w:val="ndicedeilustraes"/>
        <w:tabs>
          <w:tab w:val="right" w:leader="dot" w:pos="9016"/>
        </w:tabs>
        <w:rPr>
          <w:rFonts w:eastAsiaTheme="minorEastAsia"/>
          <w:noProof/>
          <w:sz w:val="22"/>
          <w:lang w:eastAsia="pt-PT"/>
        </w:rPr>
      </w:pPr>
      <w:hyperlink w:anchor="_Toc466411232" w:history="1">
        <w:r w:rsidR="00300D00" w:rsidRPr="008D699D">
          <w:rPr>
            <w:rStyle w:val="Hiperligao"/>
            <w:noProof/>
            <w:lang w:val="en-US"/>
          </w:rPr>
          <w:t>Figure 10 - Debugger Application</w:t>
        </w:r>
        <w:r w:rsidR="00300D00">
          <w:rPr>
            <w:noProof/>
            <w:webHidden/>
          </w:rPr>
          <w:tab/>
        </w:r>
        <w:r w:rsidR="00300D00">
          <w:rPr>
            <w:noProof/>
            <w:webHidden/>
          </w:rPr>
          <w:fldChar w:fldCharType="begin"/>
        </w:r>
        <w:r w:rsidR="00300D00">
          <w:rPr>
            <w:noProof/>
            <w:webHidden/>
          </w:rPr>
          <w:instrText xml:space="preserve"> PAGEREF _Toc466411232 \h </w:instrText>
        </w:r>
        <w:r w:rsidR="00300D00">
          <w:rPr>
            <w:noProof/>
            <w:webHidden/>
          </w:rPr>
        </w:r>
        <w:r w:rsidR="00300D00">
          <w:rPr>
            <w:noProof/>
            <w:webHidden/>
          </w:rPr>
          <w:fldChar w:fldCharType="separate"/>
        </w:r>
        <w:r w:rsidR="00300D00">
          <w:rPr>
            <w:noProof/>
            <w:webHidden/>
          </w:rPr>
          <w:t>16</w:t>
        </w:r>
        <w:r w:rsidR="00300D00">
          <w:rPr>
            <w:noProof/>
            <w:webHidden/>
          </w:rPr>
          <w:fldChar w:fldCharType="end"/>
        </w:r>
      </w:hyperlink>
    </w:p>
    <w:p w14:paraId="4C48A710" w14:textId="4F4CF90D" w:rsidR="00300D00" w:rsidRDefault="00EB265F">
      <w:pPr>
        <w:pStyle w:val="ndicedeilustraes"/>
        <w:tabs>
          <w:tab w:val="right" w:leader="dot" w:pos="9016"/>
        </w:tabs>
        <w:rPr>
          <w:rFonts w:eastAsiaTheme="minorEastAsia"/>
          <w:noProof/>
          <w:sz w:val="22"/>
          <w:lang w:eastAsia="pt-PT"/>
        </w:rPr>
      </w:pPr>
      <w:hyperlink w:anchor="_Toc466411233" w:history="1">
        <w:r w:rsidR="00300D00" w:rsidRPr="008D699D">
          <w:rPr>
            <w:rStyle w:val="Hiperligao"/>
            <w:noProof/>
            <w:lang w:val="en-US"/>
          </w:rPr>
          <w:t>Figure 11 - Telnet component diagram</w:t>
        </w:r>
        <w:r w:rsidR="00300D00">
          <w:rPr>
            <w:noProof/>
            <w:webHidden/>
          </w:rPr>
          <w:tab/>
        </w:r>
        <w:r w:rsidR="00300D00">
          <w:rPr>
            <w:noProof/>
            <w:webHidden/>
          </w:rPr>
          <w:fldChar w:fldCharType="begin"/>
        </w:r>
        <w:r w:rsidR="00300D00">
          <w:rPr>
            <w:noProof/>
            <w:webHidden/>
          </w:rPr>
          <w:instrText xml:space="preserve"> PAGEREF _Toc466411233 \h </w:instrText>
        </w:r>
        <w:r w:rsidR="00300D00">
          <w:rPr>
            <w:noProof/>
            <w:webHidden/>
          </w:rPr>
        </w:r>
        <w:r w:rsidR="00300D00">
          <w:rPr>
            <w:noProof/>
            <w:webHidden/>
          </w:rPr>
          <w:fldChar w:fldCharType="separate"/>
        </w:r>
        <w:r w:rsidR="00300D00">
          <w:rPr>
            <w:noProof/>
            <w:webHidden/>
          </w:rPr>
          <w:t>18</w:t>
        </w:r>
        <w:r w:rsidR="00300D00">
          <w:rPr>
            <w:noProof/>
            <w:webHidden/>
          </w:rPr>
          <w:fldChar w:fldCharType="end"/>
        </w:r>
      </w:hyperlink>
    </w:p>
    <w:p w14:paraId="1A3DE2DD" w14:textId="0F44C910" w:rsidR="00300D00" w:rsidRDefault="00EB265F">
      <w:pPr>
        <w:pStyle w:val="ndicedeilustraes"/>
        <w:tabs>
          <w:tab w:val="right" w:leader="dot" w:pos="9016"/>
        </w:tabs>
        <w:rPr>
          <w:rFonts w:eastAsiaTheme="minorEastAsia"/>
          <w:noProof/>
          <w:sz w:val="22"/>
          <w:lang w:eastAsia="pt-PT"/>
        </w:rPr>
      </w:pPr>
      <w:hyperlink w:anchor="_Toc466411234" w:history="1">
        <w:r w:rsidR="00300D00" w:rsidRPr="008D699D">
          <w:rPr>
            <w:rStyle w:val="Hiperligao"/>
            <w:noProof/>
            <w:lang w:val="en-US"/>
          </w:rPr>
          <w:t>Figure 12 -</w:t>
        </w:r>
        <w:r w:rsidR="00300D00" w:rsidRPr="008D699D">
          <w:rPr>
            <w:rStyle w:val="Hiperligao"/>
            <w:noProof/>
            <w:lang w:val="en-GB"/>
          </w:rPr>
          <w:t xml:space="preserve"> C</w:t>
        </w:r>
        <w:r w:rsidR="00300D00" w:rsidRPr="008D699D">
          <w:rPr>
            <w:rStyle w:val="Hiperligao"/>
            <w:noProof/>
            <w:lang w:val="en-US"/>
          </w:rPr>
          <w:t>ompiler output windows</w:t>
        </w:r>
        <w:r w:rsidR="00300D00">
          <w:rPr>
            <w:noProof/>
            <w:webHidden/>
          </w:rPr>
          <w:tab/>
        </w:r>
        <w:r w:rsidR="00300D00">
          <w:rPr>
            <w:noProof/>
            <w:webHidden/>
          </w:rPr>
          <w:fldChar w:fldCharType="begin"/>
        </w:r>
        <w:r w:rsidR="00300D00">
          <w:rPr>
            <w:noProof/>
            <w:webHidden/>
          </w:rPr>
          <w:instrText xml:space="preserve"> PAGEREF _Toc466411234 \h </w:instrText>
        </w:r>
        <w:r w:rsidR="00300D00">
          <w:rPr>
            <w:noProof/>
            <w:webHidden/>
          </w:rPr>
        </w:r>
        <w:r w:rsidR="00300D00">
          <w:rPr>
            <w:noProof/>
            <w:webHidden/>
          </w:rPr>
          <w:fldChar w:fldCharType="separate"/>
        </w:r>
        <w:r w:rsidR="00300D00">
          <w:rPr>
            <w:noProof/>
            <w:webHidden/>
          </w:rPr>
          <w:t>19</w:t>
        </w:r>
        <w:r w:rsidR="00300D00">
          <w:rPr>
            <w:noProof/>
            <w:webHidden/>
          </w:rPr>
          <w:fldChar w:fldCharType="end"/>
        </w:r>
      </w:hyperlink>
    </w:p>
    <w:p w14:paraId="5334E7CA" w14:textId="7D63EB47" w:rsidR="00300D00" w:rsidRDefault="00EB265F">
      <w:pPr>
        <w:pStyle w:val="ndicedeilustraes"/>
        <w:tabs>
          <w:tab w:val="right" w:leader="dot" w:pos="9016"/>
        </w:tabs>
        <w:rPr>
          <w:rFonts w:eastAsiaTheme="minorEastAsia"/>
          <w:noProof/>
          <w:sz w:val="22"/>
          <w:lang w:eastAsia="pt-PT"/>
        </w:rPr>
      </w:pPr>
      <w:hyperlink w:anchor="_Toc466411235" w:history="1">
        <w:r w:rsidR="00300D00" w:rsidRPr="008D699D">
          <w:rPr>
            <w:rStyle w:val="Hiperligao"/>
            <w:noProof/>
            <w:lang w:val="en-US"/>
          </w:rPr>
          <w:t>Figure 13 - Output visualizer</w:t>
        </w:r>
        <w:r w:rsidR="00300D00">
          <w:rPr>
            <w:noProof/>
            <w:webHidden/>
          </w:rPr>
          <w:tab/>
        </w:r>
        <w:r w:rsidR="00300D00">
          <w:rPr>
            <w:noProof/>
            <w:webHidden/>
          </w:rPr>
          <w:fldChar w:fldCharType="begin"/>
        </w:r>
        <w:r w:rsidR="00300D00">
          <w:rPr>
            <w:noProof/>
            <w:webHidden/>
          </w:rPr>
          <w:instrText xml:space="preserve"> PAGEREF _Toc466411235 \h </w:instrText>
        </w:r>
        <w:r w:rsidR="00300D00">
          <w:rPr>
            <w:noProof/>
            <w:webHidden/>
          </w:rPr>
        </w:r>
        <w:r w:rsidR="00300D00">
          <w:rPr>
            <w:noProof/>
            <w:webHidden/>
          </w:rPr>
          <w:fldChar w:fldCharType="separate"/>
        </w:r>
        <w:r w:rsidR="00300D00">
          <w:rPr>
            <w:noProof/>
            <w:webHidden/>
          </w:rPr>
          <w:t>19</w:t>
        </w:r>
        <w:r w:rsidR="00300D00">
          <w:rPr>
            <w:noProof/>
            <w:webHidden/>
          </w:rPr>
          <w:fldChar w:fldCharType="end"/>
        </w:r>
      </w:hyperlink>
    </w:p>
    <w:p w14:paraId="2FAD105E" w14:textId="695DA66C" w:rsidR="00300D00" w:rsidRDefault="00EB265F">
      <w:pPr>
        <w:pStyle w:val="ndicedeilustraes"/>
        <w:tabs>
          <w:tab w:val="right" w:leader="dot" w:pos="9016"/>
        </w:tabs>
        <w:rPr>
          <w:rFonts w:eastAsiaTheme="minorEastAsia"/>
          <w:noProof/>
          <w:sz w:val="22"/>
          <w:lang w:eastAsia="pt-PT"/>
        </w:rPr>
      </w:pPr>
      <w:hyperlink w:anchor="_Toc466411236" w:history="1">
        <w:r w:rsidR="00300D00" w:rsidRPr="008D699D">
          <w:rPr>
            <w:rStyle w:val="Hiperligao"/>
            <w:noProof/>
            <w:lang w:val="en-US"/>
          </w:rPr>
          <w:t>Figure 14 - UI Commands</w:t>
        </w:r>
        <w:r w:rsidR="00300D00">
          <w:rPr>
            <w:noProof/>
            <w:webHidden/>
          </w:rPr>
          <w:tab/>
        </w:r>
        <w:r w:rsidR="00300D00">
          <w:rPr>
            <w:noProof/>
            <w:webHidden/>
          </w:rPr>
          <w:fldChar w:fldCharType="begin"/>
        </w:r>
        <w:r w:rsidR="00300D00">
          <w:rPr>
            <w:noProof/>
            <w:webHidden/>
          </w:rPr>
          <w:instrText xml:space="preserve"> PAGEREF _Toc466411236 \h </w:instrText>
        </w:r>
        <w:r w:rsidR="00300D00">
          <w:rPr>
            <w:noProof/>
            <w:webHidden/>
          </w:rPr>
        </w:r>
        <w:r w:rsidR="00300D00">
          <w:rPr>
            <w:noProof/>
            <w:webHidden/>
          </w:rPr>
          <w:fldChar w:fldCharType="separate"/>
        </w:r>
        <w:r w:rsidR="00300D00">
          <w:rPr>
            <w:noProof/>
            <w:webHidden/>
          </w:rPr>
          <w:t>20</w:t>
        </w:r>
        <w:r w:rsidR="00300D00">
          <w:rPr>
            <w:noProof/>
            <w:webHidden/>
          </w:rPr>
          <w:fldChar w:fldCharType="end"/>
        </w:r>
      </w:hyperlink>
    </w:p>
    <w:p w14:paraId="1D59B3C7" w14:textId="22E2A1C9" w:rsidR="00300D00" w:rsidRDefault="00EB265F">
      <w:pPr>
        <w:pStyle w:val="ndicedeilustraes"/>
        <w:tabs>
          <w:tab w:val="right" w:leader="dot" w:pos="9016"/>
        </w:tabs>
        <w:rPr>
          <w:rFonts w:eastAsiaTheme="minorEastAsia"/>
          <w:noProof/>
          <w:sz w:val="22"/>
          <w:lang w:eastAsia="pt-PT"/>
        </w:rPr>
      </w:pPr>
      <w:hyperlink w:anchor="_Toc466411237" w:history="1">
        <w:r w:rsidR="00300D00" w:rsidRPr="008D699D">
          <w:rPr>
            <w:rStyle w:val="Hiperligao"/>
            <w:noProof/>
            <w:lang w:val="en-US"/>
          </w:rPr>
          <w:t>Figure 15 - Configurations Window</w:t>
        </w:r>
        <w:r w:rsidR="00300D00">
          <w:rPr>
            <w:noProof/>
            <w:webHidden/>
          </w:rPr>
          <w:tab/>
        </w:r>
        <w:r w:rsidR="00300D00">
          <w:rPr>
            <w:noProof/>
            <w:webHidden/>
          </w:rPr>
          <w:fldChar w:fldCharType="begin"/>
        </w:r>
        <w:r w:rsidR="00300D00">
          <w:rPr>
            <w:noProof/>
            <w:webHidden/>
          </w:rPr>
          <w:instrText xml:space="preserve"> PAGEREF _Toc466411237 \h </w:instrText>
        </w:r>
        <w:r w:rsidR="00300D00">
          <w:rPr>
            <w:noProof/>
            <w:webHidden/>
          </w:rPr>
        </w:r>
        <w:r w:rsidR="00300D00">
          <w:rPr>
            <w:noProof/>
            <w:webHidden/>
          </w:rPr>
          <w:fldChar w:fldCharType="separate"/>
        </w:r>
        <w:r w:rsidR="00300D00">
          <w:rPr>
            <w:noProof/>
            <w:webHidden/>
          </w:rPr>
          <w:t>21</w:t>
        </w:r>
        <w:r w:rsidR="00300D00">
          <w:rPr>
            <w:noProof/>
            <w:webHidden/>
          </w:rPr>
          <w:fldChar w:fldCharType="end"/>
        </w:r>
      </w:hyperlink>
    </w:p>
    <w:p w14:paraId="155293AA" w14:textId="5AD13BBA" w:rsidR="00300D00" w:rsidRDefault="00EB265F">
      <w:pPr>
        <w:pStyle w:val="ndicedeilustraes"/>
        <w:tabs>
          <w:tab w:val="right" w:leader="dot" w:pos="9016"/>
        </w:tabs>
        <w:rPr>
          <w:rFonts w:eastAsiaTheme="minorEastAsia"/>
          <w:noProof/>
          <w:sz w:val="22"/>
          <w:lang w:eastAsia="pt-PT"/>
        </w:rPr>
      </w:pPr>
      <w:hyperlink w:anchor="_Toc466411238" w:history="1">
        <w:r w:rsidR="00300D00" w:rsidRPr="008D699D">
          <w:rPr>
            <w:rStyle w:val="Hiperligao"/>
            <w:noProof/>
          </w:rPr>
          <w:t>Figure 16 - Cygwin console</w:t>
        </w:r>
        <w:r w:rsidR="00300D00">
          <w:rPr>
            <w:noProof/>
            <w:webHidden/>
          </w:rPr>
          <w:tab/>
        </w:r>
        <w:r w:rsidR="00300D00">
          <w:rPr>
            <w:noProof/>
            <w:webHidden/>
          </w:rPr>
          <w:fldChar w:fldCharType="begin"/>
        </w:r>
        <w:r w:rsidR="00300D00">
          <w:rPr>
            <w:noProof/>
            <w:webHidden/>
          </w:rPr>
          <w:instrText xml:space="preserve"> PAGEREF _Toc466411238 \h </w:instrText>
        </w:r>
        <w:r w:rsidR="00300D00">
          <w:rPr>
            <w:noProof/>
            <w:webHidden/>
          </w:rPr>
        </w:r>
        <w:r w:rsidR="00300D00">
          <w:rPr>
            <w:noProof/>
            <w:webHidden/>
          </w:rPr>
          <w:fldChar w:fldCharType="separate"/>
        </w:r>
        <w:r w:rsidR="00300D00">
          <w:rPr>
            <w:noProof/>
            <w:webHidden/>
          </w:rPr>
          <w:t>22</w:t>
        </w:r>
        <w:r w:rsidR="00300D00">
          <w:rPr>
            <w:noProof/>
            <w:webHidden/>
          </w:rPr>
          <w:fldChar w:fldCharType="end"/>
        </w:r>
      </w:hyperlink>
    </w:p>
    <w:p w14:paraId="1BF7A758" w14:textId="3EB62239" w:rsidR="00300D00" w:rsidRDefault="00EB265F">
      <w:pPr>
        <w:pStyle w:val="ndicedeilustraes"/>
        <w:tabs>
          <w:tab w:val="right" w:leader="dot" w:pos="9016"/>
        </w:tabs>
        <w:rPr>
          <w:rFonts w:eastAsiaTheme="minorEastAsia"/>
          <w:noProof/>
          <w:sz w:val="22"/>
          <w:lang w:eastAsia="pt-PT"/>
        </w:rPr>
      </w:pPr>
      <w:hyperlink w:anchor="_Toc466411239" w:history="1">
        <w:r w:rsidR="00300D00" w:rsidRPr="008D699D">
          <w:rPr>
            <w:rStyle w:val="Hiperligao"/>
            <w:noProof/>
          </w:rPr>
          <w:t xml:space="preserve">Figure 17 - </w:t>
        </w:r>
        <w:r w:rsidR="00300D00" w:rsidRPr="008D699D">
          <w:rPr>
            <w:rStyle w:val="Hiperligao"/>
            <w:noProof/>
            <w:lang w:val="en-US"/>
          </w:rPr>
          <w:t>Remote</w:t>
        </w:r>
        <w:r w:rsidR="00300D00">
          <w:rPr>
            <w:noProof/>
            <w:webHidden/>
          </w:rPr>
          <w:tab/>
        </w:r>
        <w:r w:rsidR="00300D00">
          <w:rPr>
            <w:noProof/>
            <w:webHidden/>
          </w:rPr>
          <w:fldChar w:fldCharType="begin"/>
        </w:r>
        <w:r w:rsidR="00300D00">
          <w:rPr>
            <w:noProof/>
            <w:webHidden/>
          </w:rPr>
          <w:instrText xml:space="preserve"> PAGEREF _Toc466411239 \h </w:instrText>
        </w:r>
        <w:r w:rsidR="00300D00">
          <w:rPr>
            <w:noProof/>
            <w:webHidden/>
          </w:rPr>
        </w:r>
        <w:r w:rsidR="00300D00">
          <w:rPr>
            <w:noProof/>
            <w:webHidden/>
          </w:rPr>
          <w:fldChar w:fldCharType="separate"/>
        </w:r>
        <w:r w:rsidR="00300D00">
          <w:rPr>
            <w:noProof/>
            <w:webHidden/>
          </w:rPr>
          <w:t>23</w:t>
        </w:r>
        <w:r w:rsidR="00300D00">
          <w:rPr>
            <w:noProof/>
            <w:webHidden/>
          </w:rPr>
          <w:fldChar w:fldCharType="end"/>
        </w:r>
      </w:hyperlink>
    </w:p>
    <w:p w14:paraId="06DB927F" w14:textId="170B78FD" w:rsidR="00300D00" w:rsidRDefault="00EB265F">
      <w:pPr>
        <w:pStyle w:val="ndicedeilustraes"/>
        <w:tabs>
          <w:tab w:val="right" w:leader="dot" w:pos="9016"/>
        </w:tabs>
        <w:rPr>
          <w:rFonts w:eastAsiaTheme="minorEastAsia"/>
          <w:noProof/>
          <w:sz w:val="22"/>
          <w:lang w:eastAsia="pt-PT"/>
        </w:rPr>
      </w:pPr>
      <w:hyperlink w:anchor="_Toc466411240" w:history="1">
        <w:r w:rsidR="00300D00" w:rsidRPr="008D699D">
          <w:rPr>
            <w:rStyle w:val="Hiperligao"/>
            <w:noProof/>
            <w:lang w:val="en-US"/>
          </w:rPr>
          <w:t>Figure 18 - Visual Studio project dialog</w:t>
        </w:r>
        <w:r w:rsidR="00300D00">
          <w:rPr>
            <w:noProof/>
            <w:webHidden/>
          </w:rPr>
          <w:tab/>
        </w:r>
        <w:r w:rsidR="00300D00">
          <w:rPr>
            <w:noProof/>
            <w:webHidden/>
          </w:rPr>
          <w:fldChar w:fldCharType="begin"/>
        </w:r>
        <w:r w:rsidR="00300D00">
          <w:rPr>
            <w:noProof/>
            <w:webHidden/>
          </w:rPr>
          <w:instrText xml:space="preserve"> PAGEREF _Toc466411240 \h </w:instrText>
        </w:r>
        <w:r w:rsidR="00300D00">
          <w:rPr>
            <w:noProof/>
            <w:webHidden/>
          </w:rPr>
        </w:r>
        <w:r w:rsidR="00300D00">
          <w:rPr>
            <w:noProof/>
            <w:webHidden/>
          </w:rPr>
          <w:fldChar w:fldCharType="separate"/>
        </w:r>
        <w:r w:rsidR="00300D00">
          <w:rPr>
            <w:noProof/>
            <w:webHidden/>
          </w:rPr>
          <w:t>25</w:t>
        </w:r>
        <w:r w:rsidR="00300D00">
          <w:rPr>
            <w:noProof/>
            <w:webHidden/>
          </w:rPr>
          <w:fldChar w:fldCharType="end"/>
        </w:r>
      </w:hyperlink>
    </w:p>
    <w:p w14:paraId="308FB61B" w14:textId="12C398A0" w:rsidR="00300D00" w:rsidRDefault="00EB265F">
      <w:pPr>
        <w:pStyle w:val="ndicedeilustraes"/>
        <w:tabs>
          <w:tab w:val="right" w:leader="dot" w:pos="9016"/>
        </w:tabs>
        <w:rPr>
          <w:rFonts w:eastAsiaTheme="minorEastAsia"/>
          <w:noProof/>
          <w:sz w:val="22"/>
          <w:lang w:eastAsia="pt-PT"/>
        </w:rPr>
      </w:pPr>
      <w:hyperlink w:anchor="_Toc466411241" w:history="1">
        <w:r w:rsidR="00300D00" w:rsidRPr="008D699D">
          <w:rPr>
            <w:rStyle w:val="Hiperligao"/>
            <w:noProof/>
            <w:lang w:val="en-US"/>
          </w:rPr>
          <w:t>Figure 19 - Project created</w:t>
        </w:r>
        <w:r w:rsidR="00300D00">
          <w:rPr>
            <w:noProof/>
            <w:webHidden/>
          </w:rPr>
          <w:tab/>
        </w:r>
        <w:r w:rsidR="00300D00">
          <w:rPr>
            <w:noProof/>
            <w:webHidden/>
          </w:rPr>
          <w:fldChar w:fldCharType="begin"/>
        </w:r>
        <w:r w:rsidR="00300D00">
          <w:rPr>
            <w:noProof/>
            <w:webHidden/>
          </w:rPr>
          <w:instrText xml:space="preserve"> PAGEREF _Toc466411241 \h </w:instrText>
        </w:r>
        <w:r w:rsidR="00300D00">
          <w:rPr>
            <w:noProof/>
            <w:webHidden/>
          </w:rPr>
        </w:r>
        <w:r w:rsidR="00300D00">
          <w:rPr>
            <w:noProof/>
            <w:webHidden/>
          </w:rPr>
          <w:fldChar w:fldCharType="separate"/>
        </w:r>
        <w:r w:rsidR="00300D00">
          <w:rPr>
            <w:noProof/>
            <w:webHidden/>
          </w:rPr>
          <w:t>25</w:t>
        </w:r>
        <w:r w:rsidR="00300D00">
          <w:rPr>
            <w:noProof/>
            <w:webHidden/>
          </w:rPr>
          <w:fldChar w:fldCharType="end"/>
        </w:r>
      </w:hyperlink>
    </w:p>
    <w:p w14:paraId="1449E47B" w14:textId="5ED2983C" w:rsidR="00300D00" w:rsidRDefault="00EB265F">
      <w:pPr>
        <w:pStyle w:val="ndicedeilustraes"/>
        <w:tabs>
          <w:tab w:val="right" w:leader="dot" w:pos="9016"/>
        </w:tabs>
        <w:rPr>
          <w:rFonts w:eastAsiaTheme="minorEastAsia"/>
          <w:noProof/>
          <w:sz w:val="22"/>
          <w:lang w:eastAsia="pt-PT"/>
        </w:rPr>
      </w:pPr>
      <w:hyperlink w:anchor="_Toc466411242" w:history="1">
        <w:r w:rsidR="00300D00" w:rsidRPr="008D699D">
          <w:rPr>
            <w:rStyle w:val="Hiperligao"/>
            <w:noProof/>
            <w:lang w:val="en-US"/>
          </w:rPr>
          <w:t>Figure 20 - New item dialog</w:t>
        </w:r>
        <w:r w:rsidR="00300D00">
          <w:rPr>
            <w:noProof/>
            <w:webHidden/>
          </w:rPr>
          <w:tab/>
        </w:r>
        <w:r w:rsidR="00300D00">
          <w:rPr>
            <w:noProof/>
            <w:webHidden/>
          </w:rPr>
          <w:fldChar w:fldCharType="begin"/>
        </w:r>
        <w:r w:rsidR="00300D00">
          <w:rPr>
            <w:noProof/>
            <w:webHidden/>
          </w:rPr>
          <w:instrText xml:space="preserve"> PAGEREF _Toc466411242 \h </w:instrText>
        </w:r>
        <w:r w:rsidR="00300D00">
          <w:rPr>
            <w:noProof/>
            <w:webHidden/>
          </w:rPr>
        </w:r>
        <w:r w:rsidR="00300D00">
          <w:rPr>
            <w:noProof/>
            <w:webHidden/>
          </w:rPr>
          <w:fldChar w:fldCharType="separate"/>
        </w:r>
        <w:r w:rsidR="00300D00">
          <w:rPr>
            <w:noProof/>
            <w:webHidden/>
          </w:rPr>
          <w:t>26</w:t>
        </w:r>
        <w:r w:rsidR="00300D00">
          <w:rPr>
            <w:noProof/>
            <w:webHidden/>
          </w:rPr>
          <w:fldChar w:fldCharType="end"/>
        </w:r>
      </w:hyperlink>
    </w:p>
    <w:p w14:paraId="71CEFEC6" w14:textId="1D8E470D" w:rsidR="00300D00" w:rsidRDefault="00EB265F">
      <w:pPr>
        <w:pStyle w:val="ndicedeilustraes"/>
        <w:tabs>
          <w:tab w:val="right" w:leader="dot" w:pos="9016"/>
        </w:tabs>
        <w:rPr>
          <w:rFonts w:eastAsiaTheme="minorEastAsia"/>
          <w:noProof/>
          <w:sz w:val="22"/>
          <w:lang w:eastAsia="pt-PT"/>
        </w:rPr>
      </w:pPr>
      <w:hyperlink w:anchor="_Toc466411243" w:history="1">
        <w:r w:rsidR="00300D00" w:rsidRPr="008D699D">
          <w:rPr>
            <w:rStyle w:val="Hiperligao"/>
            <w:noProof/>
            <w:lang w:val="en-US"/>
          </w:rPr>
          <w:t>Figure 21 - Base code file</w:t>
        </w:r>
        <w:r w:rsidR="00300D00">
          <w:rPr>
            <w:noProof/>
            <w:webHidden/>
          </w:rPr>
          <w:tab/>
        </w:r>
        <w:r w:rsidR="00300D00">
          <w:rPr>
            <w:noProof/>
            <w:webHidden/>
          </w:rPr>
          <w:fldChar w:fldCharType="begin"/>
        </w:r>
        <w:r w:rsidR="00300D00">
          <w:rPr>
            <w:noProof/>
            <w:webHidden/>
          </w:rPr>
          <w:instrText xml:space="preserve"> PAGEREF _Toc466411243 \h </w:instrText>
        </w:r>
        <w:r w:rsidR="00300D00">
          <w:rPr>
            <w:noProof/>
            <w:webHidden/>
          </w:rPr>
        </w:r>
        <w:r w:rsidR="00300D00">
          <w:rPr>
            <w:noProof/>
            <w:webHidden/>
          </w:rPr>
          <w:fldChar w:fldCharType="separate"/>
        </w:r>
        <w:r w:rsidR="00300D00">
          <w:rPr>
            <w:noProof/>
            <w:webHidden/>
          </w:rPr>
          <w:t>26</w:t>
        </w:r>
        <w:r w:rsidR="00300D00">
          <w:rPr>
            <w:noProof/>
            <w:webHidden/>
          </w:rPr>
          <w:fldChar w:fldCharType="end"/>
        </w:r>
      </w:hyperlink>
    </w:p>
    <w:p w14:paraId="2D10E5B2" w14:textId="35281A24" w:rsidR="00300D00" w:rsidRDefault="00EB265F">
      <w:pPr>
        <w:pStyle w:val="ndicedeilustraes"/>
        <w:tabs>
          <w:tab w:val="right" w:leader="dot" w:pos="9016"/>
        </w:tabs>
        <w:rPr>
          <w:rFonts w:eastAsiaTheme="minorEastAsia"/>
          <w:noProof/>
          <w:sz w:val="22"/>
          <w:lang w:eastAsia="pt-PT"/>
        </w:rPr>
      </w:pPr>
      <w:hyperlink w:anchor="_Toc466411244" w:history="1">
        <w:r w:rsidR="00300D00" w:rsidRPr="008D699D">
          <w:rPr>
            <w:rStyle w:val="Hiperligao"/>
            <w:noProof/>
            <w:lang w:val="en-US"/>
          </w:rPr>
          <w:t>Figure 22 - Syntax highlighting</w:t>
        </w:r>
        <w:r w:rsidR="00300D00">
          <w:rPr>
            <w:noProof/>
            <w:webHidden/>
          </w:rPr>
          <w:tab/>
        </w:r>
        <w:r w:rsidR="00300D00">
          <w:rPr>
            <w:noProof/>
            <w:webHidden/>
          </w:rPr>
          <w:fldChar w:fldCharType="begin"/>
        </w:r>
        <w:r w:rsidR="00300D00">
          <w:rPr>
            <w:noProof/>
            <w:webHidden/>
          </w:rPr>
          <w:instrText xml:space="preserve"> PAGEREF _Toc466411244 \h </w:instrText>
        </w:r>
        <w:r w:rsidR="00300D00">
          <w:rPr>
            <w:noProof/>
            <w:webHidden/>
          </w:rPr>
        </w:r>
        <w:r w:rsidR="00300D00">
          <w:rPr>
            <w:noProof/>
            <w:webHidden/>
          </w:rPr>
          <w:fldChar w:fldCharType="separate"/>
        </w:r>
        <w:r w:rsidR="00300D00">
          <w:rPr>
            <w:noProof/>
            <w:webHidden/>
          </w:rPr>
          <w:t>27</w:t>
        </w:r>
        <w:r w:rsidR="00300D00">
          <w:rPr>
            <w:noProof/>
            <w:webHidden/>
          </w:rPr>
          <w:fldChar w:fldCharType="end"/>
        </w:r>
      </w:hyperlink>
    </w:p>
    <w:p w14:paraId="7C48A990" w14:textId="43418424" w:rsidR="00300D00" w:rsidRDefault="00EB265F">
      <w:pPr>
        <w:pStyle w:val="ndicedeilustraes"/>
        <w:tabs>
          <w:tab w:val="right" w:leader="dot" w:pos="9016"/>
        </w:tabs>
        <w:rPr>
          <w:rFonts w:eastAsiaTheme="minorEastAsia"/>
          <w:noProof/>
          <w:sz w:val="22"/>
          <w:lang w:eastAsia="pt-PT"/>
        </w:rPr>
      </w:pPr>
      <w:hyperlink w:anchor="_Toc466411245" w:history="1">
        <w:r w:rsidR="00300D00" w:rsidRPr="008D699D">
          <w:rPr>
            <w:rStyle w:val="Hiperligao"/>
            <w:noProof/>
            <w:lang w:val="en-US"/>
          </w:rPr>
          <w:t>Figure 23 - Editor error</w:t>
        </w:r>
        <w:r w:rsidR="00300D00">
          <w:rPr>
            <w:noProof/>
            <w:webHidden/>
          </w:rPr>
          <w:tab/>
        </w:r>
        <w:r w:rsidR="00300D00">
          <w:rPr>
            <w:noProof/>
            <w:webHidden/>
          </w:rPr>
          <w:fldChar w:fldCharType="begin"/>
        </w:r>
        <w:r w:rsidR="00300D00">
          <w:rPr>
            <w:noProof/>
            <w:webHidden/>
          </w:rPr>
          <w:instrText xml:space="preserve"> PAGEREF _Toc466411245 \h </w:instrText>
        </w:r>
        <w:r w:rsidR="00300D00">
          <w:rPr>
            <w:noProof/>
            <w:webHidden/>
          </w:rPr>
        </w:r>
        <w:r w:rsidR="00300D00">
          <w:rPr>
            <w:noProof/>
            <w:webHidden/>
          </w:rPr>
          <w:fldChar w:fldCharType="separate"/>
        </w:r>
        <w:r w:rsidR="00300D00">
          <w:rPr>
            <w:noProof/>
            <w:webHidden/>
          </w:rPr>
          <w:t>28</w:t>
        </w:r>
        <w:r w:rsidR="00300D00">
          <w:rPr>
            <w:noProof/>
            <w:webHidden/>
          </w:rPr>
          <w:fldChar w:fldCharType="end"/>
        </w:r>
      </w:hyperlink>
    </w:p>
    <w:p w14:paraId="0A9DF998" w14:textId="77BFBED0" w:rsidR="00300D00" w:rsidRDefault="00EB265F">
      <w:pPr>
        <w:pStyle w:val="ndicedeilustraes"/>
        <w:tabs>
          <w:tab w:val="right" w:leader="dot" w:pos="9016"/>
        </w:tabs>
        <w:rPr>
          <w:rFonts w:eastAsiaTheme="minorEastAsia"/>
          <w:noProof/>
          <w:sz w:val="22"/>
          <w:lang w:eastAsia="pt-PT"/>
        </w:rPr>
      </w:pPr>
      <w:hyperlink w:anchor="_Toc466411246" w:history="1">
        <w:r w:rsidR="00300D00" w:rsidRPr="008D699D">
          <w:rPr>
            <w:rStyle w:val="Hiperligao"/>
            <w:noProof/>
            <w:lang w:val="en-US"/>
          </w:rPr>
          <w:t>Figure 24 - Error window</w:t>
        </w:r>
        <w:r w:rsidR="00300D00">
          <w:rPr>
            <w:noProof/>
            <w:webHidden/>
          </w:rPr>
          <w:tab/>
        </w:r>
        <w:r w:rsidR="00300D00">
          <w:rPr>
            <w:noProof/>
            <w:webHidden/>
          </w:rPr>
          <w:fldChar w:fldCharType="begin"/>
        </w:r>
        <w:r w:rsidR="00300D00">
          <w:rPr>
            <w:noProof/>
            <w:webHidden/>
          </w:rPr>
          <w:instrText xml:space="preserve"> PAGEREF _Toc466411246 \h </w:instrText>
        </w:r>
        <w:r w:rsidR="00300D00">
          <w:rPr>
            <w:noProof/>
            <w:webHidden/>
          </w:rPr>
        </w:r>
        <w:r w:rsidR="00300D00">
          <w:rPr>
            <w:noProof/>
            <w:webHidden/>
          </w:rPr>
          <w:fldChar w:fldCharType="separate"/>
        </w:r>
        <w:r w:rsidR="00300D00">
          <w:rPr>
            <w:noProof/>
            <w:webHidden/>
          </w:rPr>
          <w:t>28</w:t>
        </w:r>
        <w:r w:rsidR="00300D00">
          <w:rPr>
            <w:noProof/>
            <w:webHidden/>
          </w:rPr>
          <w:fldChar w:fldCharType="end"/>
        </w:r>
      </w:hyperlink>
    </w:p>
    <w:p w14:paraId="697CEE7E" w14:textId="512F2078" w:rsidR="00300D00" w:rsidRDefault="00EB265F">
      <w:pPr>
        <w:pStyle w:val="ndicedeilustraes"/>
        <w:tabs>
          <w:tab w:val="right" w:leader="dot" w:pos="9016"/>
        </w:tabs>
        <w:rPr>
          <w:rFonts w:eastAsiaTheme="minorEastAsia"/>
          <w:noProof/>
          <w:sz w:val="22"/>
          <w:lang w:eastAsia="pt-PT"/>
        </w:rPr>
      </w:pPr>
      <w:hyperlink w:anchor="_Toc466411247" w:history="1">
        <w:r w:rsidR="00300D00" w:rsidRPr="008D699D">
          <w:rPr>
            <w:rStyle w:val="Hiperligao"/>
            <w:noProof/>
            <w:lang w:val="en-US"/>
          </w:rPr>
          <w:t xml:space="preserve">Figure 25 - </w:t>
        </w:r>
        <w:r w:rsidR="00300D00" w:rsidRPr="008D699D">
          <w:rPr>
            <w:rStyle w:val="Hiperligao"/>
            <w:noProof/>
            <w:lang w:val="en-GB"/>
          </w:rPr>
          <w:t>intellisense</w:t>
        </w:r>
        <w:r w:rsidR="00300D00">
          <w:rPr>
            <w:noProof/>
            <w:webHidden/>
          </w:rPr>
          <w:tab/>
        </w:r>
        <w:r w:rsidR="00300D00">
          <w:rPr>
            <w:noProof/>
            <w:webHidden/>
          </w:rPr>
          <w:fldChar w:fldCharType="begin"/>
        </w:r>
        <w:r w:rsidR="00300D00">
          <w:rPr>
            <w:noProof/>
            <w:webHidden/>
          </w:rPr>
          <w:instrText xml:space="preserve"> PAGEREF _Toc466411247 \h </w:instrText>
        </w:r>
        <w:r w:rsidR="00300D00">
          <w:rPr>
            <w:noProof/>
            <w:webHidden/>
          </w:rPr>
        </w:r>
        <w:r w:rsidR="00300D00">
          <w:rPr>
            <w:noProof/>
            <w:webHidden/>
          </w:rPr>
          <w:fldChar w:fldCharType="separate"/>
        </w:r>
        <w:r w:rsidR="00300D00">
          <w:rPr>
            <w:noProof/>
            <w:webHidden/>
          </w:rPr>
          <w:t>28</w:t>
        </w:r>
        <w:r w:rsidR="00300D00">
          <w:rPr>
            <w:noProof/>
            <w:webHidden/>
          </w:rPr>
          <w:fldChar w:fldCharType="end"/>
        </w:r>
      </w:hyperlink>
    </w:p>
    <w:p w14:paraId="78D65367" w14:textId="5CE3775D" w:rsidR="00300D00" w:rsidRDefault="00EB265F">
      <w:pPr>
        <w:pStyle w:val="ndicedeilustraes"/>
        <w:tabs>
          <w:tab w:val="right" w:leader="dot" w:pos="9016"/>
        </w:tabs>
        <w:rPr>
          <w:rFonts w:eastAsiaTheme="minorEastAsia"/>
          <w:noProof/>
          <w:sz w:val="22"/>
          <w:lang w:eastAsia="pt-PT"/>
        </w:rPr>
      </w:pPr>
      <w:hyperlink w:anchor="_Toc466411248" w:history="1">
        <w:r w:rsidR="00300D00" w:rsidRPr="008D699D">
          <w:rPr>
            <w:rStyle w:val="Hiperligao"/>
            <w:noProof/>
          </w:rPr>
          <w:t>Figure 26 - Debugging BrightScript</w:t>
        </w:r>
        <w:r w:rsidR="00300D00">
          <w:rPr>
            <w:noProof/>
            <w:webHidden/>
          </w:rPr>
          <w:tab/>
        </w:r>
        <w:r w:rsidR="00300D00">
          <w:rPr>
            <w:noProof/>
            <w:webHidden/>
          </w:rPr>
          <w:fldChar w:fldCharType="begin"/>
        </w:r>
        <w:r w:rsidR="00300D00">
          <w:rPr>
            <w:noProof/>
            <w:webHidden/>
          </w:rPr>
          <w:instrText xml:space="preserve"> PAGEREF _Toc466411248 \h </w:instrText>
        </w:r>
        <w:r w:rsidR="00300D00">
          <w:rPr>
            <w:noProof/>
            <w:webHidden/>
          </w:rPr>
        </w:r>
        <w:r w:rsidR="00300D00">
          <w:rPr>
            <w:noProof/>
            <w:webHidden/>
          </w:rPr>
          <w:fldChar w:fldCharType="separate"/>
        </w:r>
        <w:r w:rsidR="00300D00">
          <w:rPr>
            <w:noProof/>
            <w:webHidden/>
          </w:rPr>
          <w:t>30</w:t>
        </w:r>
        <w:r w:rsidR="00300D00">
          <w:rPr>
            <w:noProof/>
            <w:webHidden/>
          </w:rPr>
          <w:fldChar w:fldCharType="end"/>
        </w:r>
      </w:hyperlink>
    </w:p>
    <w:p w14:paraId="78CD942C" w14:textId="0680C264"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0FD313" w14:textId="77777777" w:rsidR="00845AE6" w:rsidRDefault="00845AE6" w:rsidP="00470771">
      <w:r>
        <w:separator/>
      </w:r>
    </w:p>
  </w:endnote>
  <w:endnote w:type="continuationSeparator" w:id="0">
    <w:p w14:paraId="2E03E521" w14:textId="77777777" w:rsidR="00845AE6" w:rsidRDefault="00845AE6"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174B2126" w:rsidR="00EB265F" w:rsidRPr="00FA532A" w:rsidRDefault="00EB265F" w:rsidP="00470771">
    <w:pPr>
      <w:pStyle w:val="Rodap"/>
    </w:pPr>
    <w:r>
      <w:tab/>
    </w:r>
    <w:r>
      <w:fldChar w:fldCharType="begin"/>
    </w:r>
    <w:r>
      <w:instrText xml:space="preserve"> DATE  \@ "MMMM' de 'yyyy"  \* MERGEFORMAT </w:instrText>
    </w:r>
    <w:r>
      <w:fldChar w:fldCharType="separate"/>
    </w:r>
    <w:r>
      <w:rPr>
        <w:noProof/>
      </w:rPr>
      <w:t>novembro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19032DDD" w:rsidR="00EB265F" w:rsidRDefault="00EB265F">
        <w:pPr>
          <w:pStyle w:val="Rodap"/>
          <w:jc w:val="center"/>
        </w:pPr>
        <w:r>
          <w:fldChar w:fldCharType="begin"/>
        </w:r>
        <w:r>
          <w:instrText xml:space="preserve"> PAGE   \* MERGEFORMAT </w:instrText>
        </w:r>
        <w:r>
          <w:fldChar w:fldCharType="separate"/>
        </w:r>
        <w:r w:rsidR="00F50691">
          <w:rPr>
            <w:noProof/>
          </w:rPr>
          <w:t>i</w:t>
        </w:r>
        <w:r>
          <w:rPr>
            <w:noProof/>
          </w:rPr>
          <w:fldChar w:fldCharType="end"/>
        </w:r>
      </w:p>
    </w:sdtContent>
  </w:sdt>
  <w:p w14:paraId="13B753CB" w14:textId="785D80E9" w:rsidR="00EB265F" w:rsidRPr="00FA532A" w:rsidRDefault="00EB265F"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141730E4" w:rsidR="00EB265F" w:rsidRDefault="00EB265F">
        <w:pPr>
          <w:pStyle w:val="Rodap"/>
          <w:jc w:val="center"/>
        </w:pPr>
        <w:r>
          <w:fldChar w:fldCharType="begin"/>
        </w:r>
        <w:r>
          <w:instrText xml:space="preserve"> PAGE   \* MERGEFORMAT </w:instrText>
        </w:r>
        <w:r>
          <w:fldChar w:fldCharType="separate"/>
        </w:r>
        <w:r w:rsidR="00F50691">
          <w:rPr>
            <w:noProof/>
          </w:rPr>
          <w:t>17</w:t>
        </w:r>
        <w:r>
          <w:rPr>
            <w:noProof/>
          </w:rPr>
          <w:fldChar w:fldCharType="end"/>
        </w:r>
      </w:p>
    </w:sdtContent>
  </w:sdt>
  <w:p w14:paraId="68704662" w14:textId="77777777" w:rsidR="00EB265F" w:rsidRPr="00FA532A" w:rsidRDefault="00EB265F"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C7EC3" w14:textId="77777777" w:rsidR="00845AE6" w:rsidRDefault="00845AE6" w:rsidP="00470771">
      <w:r>
        <w:separator/>
      </w:r>
    </w:p>
  </w:footnote>
  <w:footnote w:type="continuationSeparator" w:id="0">
    <w:p w14:paraId="46DAA34B" w14:textId="77777777" w:rsidR="00845AE6" w:rsidRDefault="00845AE6"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EB265F" w:rsidRDefault="00EB265F"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4C327E5"/>
    <w:multiLevelType w:val="hybridMultilevel"/>
    <w:tmpl w:val="8946A3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10"/>
  </w:num>
  <w:num w:numId="4">
    <w:abstractNumId w:val="5"/>
  </w:num>
  <w:num w:numId="5">
    <w:abstractNumId w:val="9"/>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0"/>
  </w:num>
  <w:num w:numId="10">
    <w:abstractNumId w:val="1"/>
  </w:num>
  <w:num w:numId="11">
    <w:abstractNumId w:val="4"/>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elso Fernandes">
    <w15:presenceInfo w15:providerId="Windows Live" w15:userId="d7e258b33a0e0d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12F4A"/>
    <w:rsid w:val="00042908"/>
    <w:rsid w:val="00044658"/>
    <w:rsid w:val="00055942"/>
    <w:rsid w:val="000662AC"/>
    <w:rsid w:val="00066E1E"/>
    <w:rsid w:val="0008262F"/>
    <w:rsid w:val="0008412F"/>
    <w:rsid w:val="00093167"/>
    <w:rsid w:val="000A28F7"/>
    <w:rsid w:val="000A5113"/>
    <w:rsid w:val="000B3245"/>
    <w:rsid w:val="000B46F5"/>
    <w:rsid w:val="000B751D"/>
    <w:rsid w:val="000C6425"/>
    <w:rsid w:val="000E23B2"/>
    <w:rsid w:val="000E3D86"/>
    <w:rsid w:val="000F6ECD"/>
    <w:rsid w:val="001004F7"/>
    <w:rsid w:val="00102015"/>
    <w:rsid w:val="00112115"/>
    <w:rsid w:val="00114408"/>
    <w:rsid w:val="0011537B"/>
    <w:rsid w:val="00120982"/>
    <w:rsid w:val="001227C2"/>
    <w:rsid w:val="00123CB6"/>
    <w:rsid w:val="00126717"/>
    <w:rsid w:val="001310B1"/>
    <w:rsid w:val="0013735E"/>
    <w:rsid w:val="00141EBA"/>
    <w:rsid w:val="00144F47"/>
    <w:rsid w:val="00155BB1"/>
    <w:rsid w:val="001600CD"/>
    <w:rsid w:val="001614DA"/>
    <w:rsid w:val="001712FF"/>
    <w:rsid w:val="0017138D"/>
    <w:rsid w:val="00176706"/>
    <w:rsid w:val="00176F43"/>
    <w:rsid w:val="00181606"/>
    <w:rsid w:val="00184C8C"/>
    <w:rsid w:val="00187803"/>
    <w:rsid w:val="001A3689"/>
    <w:rsid w:val="001A3B6F"/>
    <w:rsid w:val="001C303D"/>
    <w:rsid w:val="001D41B7"/>
    <w:rsid w:val="001E1EFC"/>
    <w:rsid w:val="001E3921"/>
    <w:rsid w:val="00215BCA"/>
    <w:rsid w:val="0022542E"/>
    <w:rsid w:val="00236E13"/>
    <w:rsid w:val="00241B74"/>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6AD1"/>
    <w:rsid w:val="0031050B"/>
    <w:rsid w:val="00324E9B"/>
    <w:rsid w:val="00330C15"/>
    <w:rsid w:val="0033281F"/>
    <w:rsid w:val="003453E0"/>
    <w:rsid w:val="003560D8"/>
    <w:rsid w:val="00365515"/>
    <w:rsid w:val="00372247"/>
    <w:rsid w:val="003810EE"/>
    <w:rsid w:val="00395C04"/>
    <w:rsid w:val="003A44FA"/>
    <w:rsid w:val="003A7ACE"/>
    <w:rsid w:val="003B06AA"/>
    <w:rsid w:val="003B0DB7"/>
    <w:rsid w:val="003B420F"/>
    <w:rsid w:val="003B5F53"/>
    <w:rsid w:val="003B72B6"/>
    <w:rsid w:val="003E0067"/>
    <w:rsid w:val="003E370C"/>
    <w:rsid w:val="003E6183"/>
    <w:rsid w:val="003F1BD6"/>
    <w:rsid w:val="003F389E"/>
    <w:rsid w:val="003F5275"/>
    <w:rsid w:val="00411965"/>
    <w:rsid w:val="00411E16"/>
    <w:rsid w:val="004133ED"/>
    <w:rsid w:val="004178CC"/>
    <w:rsid w:val="004415E7"/>
    <w:rsid w:val="00452537"/>
    <w:rsid w:val="00460E3F"/>
    <w:rsid w:val="00464982"/>
    <w:rsid w:val="00470771"/>
    <w:rsid w:val="00480919"/>
    <w:rsid w:val="00484A31"/>
    <w:rsid w:val="00495CE9"/>
    <w:rsid w:val="004E65F3"/>
    <w:rsid w:val="004F7519"/>
    <w:rsid w:val="004F7D5B"/>
    <w:rsid w:val="00501B79"/>
    <w:rsid w:val="00510CF0"/>
    <w:rsid w:val="00514727"/>
    <w:rsid w:val="00522B72"/>
    <w:rsid w:val="00536A82"/>
    <w:rsid w:val="00551336"/>
    <w:rsid w:val="005656A7"/>
    <w:rsid w:val="00576574"/>
    <w:rsid w:val="0058014D"/>
    <w:rsid w:val="00583755"/>
    <w:rsid w:val="00585F5E"/>
    <w:rsid w:val="0059134F"/>
    <w:rsid w:val="005A5E39"/>
    <w:rsid w:val="005A66DB"/>
    <w:rsid w:val="005B08E2"/>
    <w:rsid w:val="005B6899"/>
    <w:rsid w:val="005C5320"/>
    <w:rsid w:val="005D325A"/>
    <w:rsid w:val="005E5F83"/>
    <w:rsid w:val="005F38C2"/>
    <w:rsid w:val="005F61AB"/>
    <w:rsid w:val="005F68E0"/>
    <w:rsid w:val="005F71CE"/>
    <w:rsid w:val="00602400"/>
    <w:rsid w:val="00603D70"/>
    <w:rsid w:val="006056FA"/>
    <w:rsid w:val="00611A64"/>
    <w:rsid w:val="00611DB9"/>
    <w:rsid w:val="00634E4E"/>
    <w:rsid w:val="00642297"/>
    <w:rsid w:val="006458B1"/>
    <w:rsid w:val="0065102B"/>
    <w:rsid w:val="00651EC9"/>
    <w:rsid w:val="00654455"/>
    <w:rsid w:val="00666566"/>
    <w:rsid w:val="006813E2"/>
    <w:rsid w:val="006940EA"/>
    <w:rsid w:val="006B12C9"/>
    <w:rsid w:val="006B42CA"/>
    <w:rsid w:val="006B6EA4"/>
    <w:rsid w:val="006D0941"/>
    <w:rsid w:val="006D4493"/>
    <w:rsid w:val="006D4551"/>
    <w:rsid w:val="006D6315"/>
    <w:rsid w:val="006E112F"/>
    <w:rsid w:val="006E2E9F"/>
    <w:rsid w:val="006E3528"/>
    <w:rsid w:val="006F013E"/>
    <w:rsid w:val="006F683C"/>
    <w:rsid w:val="0070155A"/>
    <w:rsid w:val="00730329"/>
    <w:rsid w:val="007402DA"/>
    <w:rsid w:val="007416B3"/>
    <w:rsid w:val="0074219C"/>
    <w:rsid w:val="00753F95"/>
    <w:rsid w:val="00757290"/>
    <w:rsid w:val="00757711"/>
    <w:rsid w:val="00764953"/>
    <w:rsid w:val="007678D2"/>
    <w:rsid w:val="00772527"/>
    <w:rsid w:val="007864C6"/>
    <w:rsid w:val="00795919"/>
    <w:rsid w:val="007A5295"/>
    <w:rsid w:val="007B1C39"/>
    <w:rsid w:val="007C1BD2"/>
    <w:rsid w:val="007C2646"/>
    <w:rsid w:val="007C325C"/>
    <w:rsid w:val="007D53CF"/>
    <w:rsid w:val="007D594D"/>
    <w:rsid w:val="007E0FD0"/>
    <w:rsid w:val="007E1660"/>
    <w:rsid w:val="007E2CE1"/>
    <w:rsid w:val="007E3E76"/>
    <w:rsid w:val="007E473E"/>
    <w:rsid w:val="007E7F3A"/>
    <w:rsid w:val="008029B1"/>
    <w:rsid w:val="008200EA"/>
    <w:rsid w:val="00845AE6"/>
    <w:rsid w:val="00856CBA"/>
    <w:rsid w:val="00865746"/>
    <w:rsid w:val="0086639F"/>
    <w:rsid w:val="008668C0"/>
    <w:rsid w:val="0087090C"/>
    <w:rsid w:val="00871071"/>
    <w:rsid w:val="0087109D"/>
    <w:rsid w:val="00872C0E"/>
    <w:rsid w:val="008738B0"/>
    <w:rsid w:val="00884F34"/>
    <w:rsid w:val="008925C5"/>
    <w:rsid w:val="00894F10"/>
    <w:rsid w:val="008A1BE9"/>
    <w:rsid w:val="008A2F2C"/>
    <w:rsid w:val="008B6F5F"/>
    <w:rsid w:val="008C0EFA"/>
    <w:rsid w:val="008C1382"/>
    <w:rsid w:val="008C3755"/>
    <w:rsid w:val="008E08BC"/>
    <w:rsid w:val="008F0E54"/>
    <w:rsid w:val="008F256E"/>
    <w:rsid w:val="008F3D49"/>
    <w:rsid w:val="0091085B"/>
    <w:rsid w:val="00912557"/>
    <w:rsid w:val="009134D5"/>
    <w:rsid w:val="00920B45"/>
    <w:rsid w:val="00922261"/>
    <w:rsid w:val="0092264B"/>
    <w:rsid w:val="009236EF"/>
    <w:rsid w:val="0093021D"/>
    <w:rsid w:val="00935AA7"/>
    <w:rsid w:val="009373BA"/>
    <w:rsid w:val="00954E9E"/>
    <w:rsid w:val="0095679C"/>
    <w:rsid w:val="009657A5"/>
    <w:rsid w:val="00966AAD"/>
    <w:rsid w:val="00966E9E"/>
    <w:rsid w:val="00970E83"/>
    <w:rsid w:val="009824EC"/>
    <w:rsid w:val="009865B5"/>
    <w:rsid w:val="009A691D"/>
    <w:rsid w:val="009E2BE5"/>
    <w:rsid w:val="009F0824"/>
    <w:rsid w:val="00A03E60"/>
    <w:rsid w:val="00A10F12"/>
    <w:rsid w:val="00A12DDB"/>
    <w:rsid w:val="00A30F44"/>
    <w:rsid w:val="00A32497"/>
    <w:rsid w:val="00A33FE0"/>
    <w:rsid w:val="00A36E9D"/>
    <w:rsid w:val="00A37728"/>
    <w:rsid w:val="00A47BB6"/>
    <w:rsid w:val="00A5217B"/>
    <w:rsid w:val="00A606B7"/>
    <w:rsid w:val="00A660E7"/>
    <w:rsid w:val="00A66255"/>
    <w:rsid w:val="00A66D27"/>
    <w:rsid w:val="00A76AAE"/>
    <w:rsid w:val="00A81426"/>
    <w:rsid w:val="00A850D7"/>
    <w:rsid w:val="00A87A3B"/>
    <w:rsid w:val="00AA0DE7"/>
    <w:rsid w:val="00AA4274"/>
    <w:rsid w:val="00AA4CA7"/>
    <w:rsid w:val="00AB29AC"/>
    <w:rsid w:val="00AC0FFC"/>
    <w:rsid w:val="00AC75C0"/>
    <w:rsid w:val="00AD0230"/>
    <w:rsid w:val="00AD085B"/>
    <w:rsid w:val="00AD7488"/>
    <w:rsid w:val="00AF12EA"/>
    <w:rsid w:val="00AF3442"/>
    <w:rsid w:val="00B048E9"/>
    <w:rsid w:val="00B0708E"/>
    <w:rsid w:val="00B0798A"/>
    <w:rsid w:val="00B12377"/>
    <w:rsid w:val="00B135FF"/>
    <w:rsid w:val="00B24688"/>
    <w:rsid w:val="00B25F82"/>
    <w:rsid w:val="00B350D4"/>
    <w:rsid w:val="00B468FC"/>
    <w:rsid w:val="00B50EC3"/>
    <w:rsid w:val="00B520A3"/>
    <w:rsid w:val="00B5654C"/>
    <w:rsid w:val="00B57CFE"/>
    <w:rsid w:val="00B62E3E"/>
    <w:rsid w:val="00B66901"/>
    <w:rsid w:val="00B70F98"/>
    <w:rsid w:val="00B72C21"/>
    <w:rsid w:val="00B77FB0"/>
    <w:rsid w:val="00B803A9"/>
    <w:rsid w:val="00B91E17"/>
    <w:rsid w:val="00BA1A80"/>
    <w:rsid w:val="00BA212E"/>
    <w:rsid w:val="00BC038C"/>
    <w:rsid w:val="00BC10AD"/>
    <w:rsid w:val="00BC5CBA"/>
    <w:rsid w:val="00BD2C8C"/>
    <w:rsid w:val="00BD2FFD"/>
    <w:rsid w:val="00BD4D14"/>
    <w:rsid w:val="00BD5EF6"/>
    <w:rsid w:val="00BD62F4"/>
    <w:rsid w:val="00BD738E"/>
    <w:rsid w:val="00BE2E43"/>
    <w:rsid w:val="00BF24C3"/>
    <w:rsid w:val="00BF6623"/>
    <w:rsid w:val="00C031F5"/>
    <w:rsid w:val="00C04469"/>
    <w:rsid w:val="00C13940"/>
    <w:rsid w:val="00C23961"/>
    <w:rsid w:val="00C24006"/>
    <w:rsid w:val="00C459A2"/>
    <w:rsid w:val="00C55D55"/>
    <w:rsid w:val="00C63752"/>
    <w:rsid w:val="00C91B45"/>
    <w:rsid w:val="00CA1CE2"/>
    <w:rsid w:val="00CA54B1"/>
    <w:rsid w:val="00CB4063"/>
    <w:rsid w:val="00CC1951"/>
    <w:rsid w:val="00CC1A98"/>
    <w:rsid w:val="00CD36D9"/>
    <w:rsid w:val="00CD42BC"/>
    <w:rsid w:val="00CD48E1"/>
    <w:rsid w:val="00CD4E46"/>
    <w:rsid w:val="00CD7558"/>
    <w:rsid w:val="00CE2540"/>
    <w:rsid w:val="00CE2C15"/>
    <w:rsid w:val="00D12E78"/>
    <w:rsid w:val="00D24BA3"/>
    <w:rsid w:val="00D27CC5"/>
    <w:rsid w:val="00D344BD"/>
    <w:rsid w:val="00D467EF"/>
    <w:rsid w:val="00D46D60"/>
    <w:rsid w:val="00D62A09"/>
    <w:rsid w:val="00D735D7"/>
    <w:rsid w:val="00D8180C"/>
    <w:rsid w:val="00D82C5E"/>
    <w:rsid w:val="00D84492"/>
    <w:rsid w:val="00D919CB"/>
    <w:rsid w:val="00D92968"/>
    <w:rsid w:val="00D9307F"/>
    <w:rsid w:val="00DA4499"/>
    <w:rsid w:val="00DB113F"/>
    <w:rsid w:val="00DB234C"/>
    <w:rsid w:val="00DB2BE3"/>
    <w:rsid w:val="00DB57C7"/>
    <w:rsid w:val="00DC2F63"/>
    <w:rsid w:val="00DC6366"/>
    <w:rsid w:val="00DD0AB6"/>
    <w:rsid w:val="00DF32A0"/>
    <w:rsid w:val="00DF42C4"/>
    <w:rsid w:val="00DF6674"/>
    <w:rsid w:val="00E07F6D"/>
    <w:rsid w:val="00E26130"/>
    <w:rsid w:val="00E44AC0"/>
    <w:rsid w:val="00E46C6C"/>
    <w:rsid w:val="00E807BD"/>
    <w:rsid w:val="00E904F7"/>
    <w:rsid w:val="00E908AA"/>
    <w:rsid w:val="00E969EE"/>
    <w:rsid w:val="00EB265F"/>
    <w:rsid w:val="00EB318A"/>
    <w:rsid w:val="00EB3735"/>
    <w:rsid w:val="00EC2335"/>
    <w:rsid w:val="00EC3868"/>
    <w:rsid w:val="00ED5CF6"/>
    <w:rsid w:val="00EE7060"/>
    <w:rsid w:val="00EF58F3"/>
    <w:rsid w:val="00EF6B34"/>
    <w:rsid w:val="00F07DCE"/>
    <w:rsid w:val="00F20DC5"/>
    <w:rsid w:val="00F233B8"/>
    <w:rsid w:val="00F302C6"/>
    <w:rsid w:val="00F3149B"/>
    <w:rsid w:val="00F406CA"/>
    <w:rsid w:val="00F4244A"/>
    <w:rsid w:val="00F50691"/>
    <w:rsid w:val="00F54F46"/>
    <w:rsid w:val="00F6616C"/>
    <w:rsid w:val="00F72F68"/>
    <w:rsid w:val="00F83107"/>
    <w:rsid w:val="00F8608E"/>
    <w:rsid w:val="00FA532A"/>
    <w:rsid w:val="00FA6680"/>
    <w:rsid w:val="00FC2341"/>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0837D7BF-4F83-4D18-BFB7-689C1C57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753F95"/>
    <w:pPr>
      <w:spacing w:after="0" w:line="240" w:lineRule="auto"/>
    </w:pPr>
    <w:rPr>
      <w:sz w:val="28"/>
      <w:lang w:val="pt-PT"/>
    </w:rPr>
  </w:style>
  <w:style w:type="paragraph" w:styleId="SemEspaamento">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16</b:RefOrder>
  </b:Source>
  <b:Source>
    <b:Tag>VSP</b:Tag>
    <b:SourceType>InternetSite</b:SourceType>
    <b:Guid>{B313215F-DE05-4643-8327-053A2BE6A219}</b:Guid>
    <b:Title>VSProjectSystem</b:Title>
    <b:InternetSiteTitle>GitHub</b:InternetSiteTitle>
    <b:URL>https://github.com/Microsoft/VSProjectSystem/</b:URL>
    <b:RefOrder>15</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s>
</file>

<file path=customXml/itemProps1.xml><?xml version="1.0" encoding="utf-8"?>
<ds:datastoreItem xmlns:ds="http://schemas.openxmlformats.org/officeDocument/2006/customXml" ds:itemID="{19B972CE-C14A-4C34-911D-1C8A7D07F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38</Pages>
  <Words>6089</Words>
  <Characters>32886</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38898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Celso Fernandes</cp:lastModifiedBy>
  <cp:revision>18</cp:revision>
  <cp:lastPrinted>2016-07-04T16:48:00Z</cp:lastPrinted>
  <dcterms:created xsi:type="dcterms:W3CDTF">2016-11-07T23:47:00Z</dcterms:created>
  <dcterms:modified xsi:type="dcterms:W3CDTF">2016-11-10T21:55:00Z</dcterms:modified>
</cp:coreProperties>
</file>